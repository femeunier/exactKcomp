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3C66A2" w14:textId="77777777" w:rsidR="00C10951" w:rsidRPr="00DE0312" w:rsidRDefault="00C10951" w:rsidP="00C10951">
      <w:pPr>
        <w:pStyle w:val="Heading1"/>
        <w:rPr>
          <w:lang w:val="en-GB"/>
        </w:rPr>
      </w:pPr>
      <w:r w:rsidRPr="00DE0312">
        <w:rPr>
          <w:lang w:val="en-GB"/>
        </w:rPr>
        <w:t>Derivation of exact solutions of the compensatory uptake term for two simplified root systems that represent two models that are used in physically based root water uptake models</w:t>
      </w:r>
    </w:p>
    <w:p w14:paraId="663A42EB" w14:textId="77777777" w:rsidR="00C10951" w:rsidRPr="00DE0312" w:rsidRDefault="00C10951" w:rsidP="00C10951">
      <w:pPr>
        <w:rPr>
          <w:lang w:val="en-GB"/>
        </w:rPr>
      </w:pPr>
    </w:p>
    <w:p w14:paraId="60D174CF" w14:textId="5E7B1671" w:rsidR="00881460" w:rsidRDefault="00881460" w:rsidP="00881460">
      <w:pPr>
        <w:pStyle w:val="Heading2"/>
        <w:rPr>
          <w:lang w:val="en-GB"/>
        </w:rPr>
      </w:pPr>
      <w:r>
        <w:rPr>
          <w:lang w:val="en-GB"/>
        </w:rPr>
        <w:t>Set up of equations</w:t>
      </w:r>
    </w:p>
    <w:p w14:paraId="5A438092" w14:textId="1C3F4608" w:rsidR="00FD3AE3" w:rsidRDefault="00D242AB">
      <w:pPr>
        <w:rPr>
          <w:lang w:val="en-GB"/>
        </w:rPr>
      </w:pPr>
      <w:r>
        <w:rPr>
          <w:lang w:val="en-GB"/>
        </w:rPr>
        <w:t xml:space="preserve">The root system is represented by a network of </w:t>
      </w:r>
      <w:proofErr w:type="spellStart"/>
      <w:r>
        <w:rPr>
          <w:lang w:val="en-GB"/>
        </w:rPr>
        <w:t>N</w:t>
      </w:r>
      <w:r w:rsidRPr="00D242AB">
        <w:rPr>
          <w:vertAlign w:val="subscript"/>
          <w:lang w:val="en-GB"/>
        </w:rPr>
        <w:t>root</w:t>
      </w:r>
      <w:proofErr w:type="spellEnd"/>
      <w:r>
        <w:rPr>
          <w:lang w:val="en-GB"/>
        </w:rPr>
        <w:t xml:space="preserve"> nodes and in each node the xylem water potential is defined. Each node of the system is connected to the soil where the soil water potential is prescribed. The outlet of the network towards the plant is represented by an extra node that represents the root collar. The connections of the nodes in the system with other root nodes and with the soil nodes is described by the connectivity matrix </w:t>
      </w:r>
      <w:r w:rsidRPr="00D242AB">
        <w:rPr>
          <w:b/>
          <w:lang w:val="en-GB"/>
        </w:rPr>
        <w:t>IM</w:t>
      </w:r>
      <w:r>
        <w:rPr>
          <w:b/>
          <w:lang w:val="en-GB"/>
        </w:rPr>
        <w:t xml:space="preserve"> </w:t>
      </w:r>
      <w:r w:rsidRPr="00D242AB">
        <w:rPr>
          <w:lang w:val="en-GB"/>
        </w:rPr>
        <w:t>(2Nroot</w:t>
      </w:r>
      <w:r>
        <w:rPr>
          <w:lang w:val="en-GB"/>
        </w:rPr>
        <w:t xml:space="preserve"> </w:t>
      </w:r>
      <w:r w:rsidRPr="00D242AB">
        <w:rPr>
          <w:lang w:val="en-GB"/>
        </w:rPr>
        <w:t>x</w:t>
      </w:r>
      <w:r>
        <w:rPr>
          <w:lang w:val="en-GB"/>
        </w:rPr>
        <w:t xml:space="preserve"> </w:t>
      </w:r>
      <w:r w:rsidRPr="00D242AB">
        <w:rPr>
          <w:lang w:val="en-GB"/>
        </w:rPr>
        <w:t>2Nroot)</w:t>
      </w:r>
      <w:r>
        <w:rPr>
          <w:lang w:val="en-GB"/>
        </w:rPr>
        <w:t xml:space="preserve">. </w:t>
      </w:r>
      <w:r w:rsidR="00AD7CC0">
        <w:rPr>
          <w:lang w:val="en-GB"/>
        </w:rPr>
        <w:t xml:space="preserve">The water potentials in the root system, </w:t>
      </w:r>
      <w:proofErr w:type="spellStart"/>
      <w:r w:rsidR="00AD7CC0" w:rsidRPr="00AD7CC0">
        <w:rPr>
          <w:b/>
          <w:lang w:val="en-GB"/>
        </w:rPr>
        <w:t>H</w:t>
      </w:r>
      <w:r w:rsidR="00AD7CC0" w:rsidRPr="00AD7CC0">
        <w:rPr>
          <w:b/>
          <w:vertAlign w:val="subscript"/>
          <w:lang w:val="en-GB"/>
        </w:rPr>
        <w:t>x</w:t>
      </w:r>
      <w:proofErr w:type="spellEnd"/>
      <w:r>
        <w:rPr>
          <w:lang w:val="en-GB"/>
        </w:rPr>
        <w:t xml:space="preserve"> (</w:t>
      </w:r>
      <w:proofErr w:type="spellStart"/>
      <w:r>
        <w:rPr>
          <w:lang w:val="en-GB"/>
        </w:rPr>
        <w:t>Nroot</w:t>
      </w:r>
      <w:proofErr w:type="spellEnd"/>
      <w:r>
        <w:rPr>
          <w:lang w:val="en-GB"/>
        </w:rPr>
        <w:t xml:space="preserve"> x 1) </w:t>
      </w:r>
      <w:r w:rsidR="00AD7CC0">
        <w:rPr>
          <w:lang w:val="en-GB"/>
        </w:rPr>
        <w:t xml:space="preserve">can be obtained from the solving the flow equation in a network of </w:t>
      </w:r>
      <w:proofErr w:type="spellStart"/>
      <w:r w:rsidR="00AD7CC0">
        <w:rPr>
          <w:lang w:val="en-GB"/>
        </w:rPr>
        <w:t>conductances</w:t>
      </w:r>
      <w:proofErr w:type="spellEnd"/>
      <w:r w:rsidR="00AD7CC0">
        <w:rPr>
          <w:lang w:val="en-GB"/>
        </w:rPr>
        <w:t xml:space="preserve"> that represents the root system. The network is connected at one side to the soil, where the soil water potentials </w:t>
      </w:r>
      <w:proofErr w:type="spellStart"/>
      <w:r w:rsidR="00AD7CC0" w:rsidRPr="00AD7CC0">
        <w:rPr>
          <w:b/>
          <w:lang w:val="en-GB"/>
        </w:rPr>
        <w:t>H</w:t>
      </w:r>
      <w:r w:rsidR="00AD7CC0" w:rsidRPr="00AD7CC0">
        <w:rPr>
          <w:b/>
          <w:vertAlign w:val="subscript"/>
          <w:lang w:val="en-GB"/>
        </w:rPr>
        <w:t>soil</w:t>
      </w:r>
      <w:proofErr w:type="spellEnd"/>
      <w:r w:rsidR="00AD7CC0">
        <w:rPr>
          <w:lang w:val="en-GB"/>
        </w:rPr>
        <w:t xml:space="preserve"> </w:t>
      </w:r>
      <w:r w:rsidR="004B6593">
        <w:rPr>
          <w:lang w:val="en-GB"/>
        </w:rPr>
        <w:t>(</w:t>
      </w:r>
      <w:proofErr w:type="spellStart"/>
      <w:r w:rsidR="004B6593">
        <w:rPr>
          <w:lang w:val="en-GB"/>
        </w:rPr>
        <w:t>Nroot</w:t>
      </w:r>
      <w:proofErr w:type="spellEnd"/>
      <w:r w:rsidR="004B6593">
        <w:rPr>
          <w:lang w:val="en-GB"/>
        </w:rPr>
        <w:t xml:space="preserve"> x 1) </w:t>
      </w:r>
      <w:r w:rsidR="00AD7CC0">
        <w:rPr>
          <w:lang w:val="en-GB"/>
        </w:rPr>
        <w:t xml:space="preserve">are </w:t>
      </w:r>
      <w:proofErr w:type="gramStart"/>
      <w:r w:rsidR="00AD7CC0">
        <w:rPr>
          <w:lang w:val="en-GB"/>
        </w:rPr>
        <w:t>prescribed,</w:t>
      </w:r>
      <w:proofErr w:type="gramEnd"/>
      <w:r w:rsidR="00AD7CC0">
        <w:rPr>
          <w:lang w:val="en-GB"/>
        </w:rPr>
        <w:t xml:space="preserve"> and at the other side to the root collar where the collar water potential, </w:t>
      </w:r>
      <w:proofErr w:type="spellStart"/>
      <w:r w:rsidR="00AD7CC0" w:rsidRPr="004B6593">
        <w:rPr>
          <w:lang w:val="en-GB"/>
        </w:rPr>
        <w:t>H</w:t>
      </w:r>
      <w:r w:rsidR="00AD7CC0" w:rsidRPr="004B6593">
        <w:rPr>
          <w:vertAlign w:val="subscript"/>
          <w:lang w:val="en-GB"/>
        </w:rPr>
        <w:t>collar</w:t>
      </w:r>
      <w:proofErr w:type="spellEnd"/>
      <w:r w:rsidR="00AD7CC0">
        <w:rPr>
          <w:lang w:val="en-GB"/>
        </w:rPr>
        <w:t xml:space="preserve">, is prescribed. </w:t>
      </w:r>
    </w:p>
    <w:p w14:paraId="6AA83961" w14:textId="2250EF9B" w:rsidR="00FD3AE3" w:rsidRDefault="004B6593">
      <w:pPr>
        <w:rPr>
          <w:lang w:val="en-GB"/>
        </w:rPr>
      </w:pPr>
      <w:r>
        <w:rPr>
          <w:lang w:val="en-GB"/>
        </w:rPr>
        <w:t>The equation that is setup is:</w:t>
      </w:r>
    </w:p>
    <w:p w14:paraId="426E737A" w14:textId="66C9D5E1" w:rsidR="004B6593" w:rsidRDefault="00C26D0D">
      <w:pPr>
        <w:rPr>
          <w:lang w:val="en-GB"/>
        </w:rPr>
      </w:pPr>
      <w:r w:rsidRPr="004B6593">
        <w:rPr>
          <w:position w:val="-50"/>
          <w:lang w:val="en-GB"/>
        </w:rPr>
        <w:object w:dxaOrig="3820" w:dyaOrig="1120" w14:anchorId="409D1F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5pt;height:56.25pt" o:ole="">
            <v:imagedata r:id="rId7" o:title=""/>
          </v:shape>
          <o:OLEObject Type="Embed" ProgID="Equation.DSMT4" ShapeID="_x0000_i1025" DrawAspect="Content" ObjectID="_1631633173" r:id="rId8"/>
        </w:object>
      </w:r>
    </w:p>
    <w:p w14:paraId="6DC31E05" w14:textId="221061A4" w:rsidR="00C26D0D" w:rsidRDefault="4BD35910" w:rsidP="4BD35910">
      <w:pPr>
        <w:rPr>
          <w:lang w:val="en-GB"/>
        </w:rPr>
      </w:pPr>
      <w:proofErr w:type="gramStart"/>
      <w:r w:rsidRPr="4BD35910">
        <w:rPr>
          <w:lang w:val="en-GB"/>
        </w:rPr>
        <w:t>where</w:t>
      </w:r>
      <w:proofErr w:type="gramEnd"/>
      <w:r w:rsidRPr="4BD35910">
        <w:rPr>
          <w:lang w:val="en-GB"/>
        </w:rPr>
        <w:t xml:space="preserve"> </w:t>
      </w:r>
      <w:proofErr w:type="spellStart"/>
      <w:r w:rsidRPr="4BD35910">
        <w:rPr>
          <w:lang w:val="en-GB"/>
        </w:rPr>
        <w:t>diag</w:t>
      </w:r>
      <w:proofErr w:type="spellEnd"/>
      <w:r w:rsidRPr="4BD35910">
        <w:rPr>
          <w:lang w:val="en-GB"/>
        </w:rPr>
        <w:t>(</w:t>
      </w:r>
      <w:r w:rsidRPr="4BD35910">
        <w:rPr>
          <w:b/>
          <w:bCs/>
          <w:lang w:val="en-GB"/>
        </w:rPr>
        <w:t>K)</w:t>
      </w:r>
      <w:r w:rsidRPr="4BD35910">
        <w:rPr>
          <w:lang w:val="en-GB"/>
        </w:rPr>
        <w:t xml:space="preserve"> (2Nroot x 2Nroot) is the diagonal conductance matrix with the first </w:t>
      </w:r>
      <w:proofErr w:type="spellStart"/>
      <w:r w:rsidRPr="4BD35910">
        <w:rPr>
          <w:lang w:val="en-GB"/>
        </w:rPr>
        <w:t>N</w:t>
      </w:r>
      <w:r w:rsidRPr="4BD35910">
        <w:rPr>
          <w:vertAlign w:val="subscript"/>
          <w:lang w:val="en-GB"/>
        </w:rPr>
        <w:t>root</w:t>
      </w:r>
      <w:proofErr w:type="spellEnd"/>
      <w:r w:rsidRPr="4BD35910">
        <w:rPr>
          <w:lang w:val="en-GB"/>
        </w:rPr>
        <w:t xml:space="preserve"> elements representing the axial </w:t>
      </w:r>
      <w:proofErr w:type="spellStart"/>
      <w:r w:rsidRPr="4BD35910">
        <w:rPr>
          <w:lang w:val="en-GB"/>
        </w:rPr>
        <w:t>conductances</w:t>
      </w:r>
      <w:proofErr w:type="spellEnd"/>
      <w:r w:rsidRPr="4BD35910">
        <w:rPr>
          <w:lang w:val="en-GB"/>
        </w:rPr>
        <w:t xml:space="preserve"> of the root segments and the last </w:t>
      </w:r>
      <w:proofErr w:type="spellStart"/>
      <w:r w:rsidRPr="4BD35910">
        <w:rPr>
          <w:lang w:val="en-GB"/>
        </w:rPr>
        <w:t>N</w:t>
      </w:r>
      <w:r w:rsidRPr="4BD35910">
        <w:rPr>
          <w:vertAlign w:val="subscript"/>
          <w:lang w:val="en-GB"/>
        </w:rPr>
        <w:t>root</w:t>
      </w:r>
      <w:proofErr w:type="spellEnd"/>
      <w:r w:rsidRPr="4BD35910">
        <w:rPr>
          <w:lang w:val="en-GB"/>
        </w:rPr>
        <w:t xml:space="preserve"> elements the radial root segment </w:t>
      </w:r>
      <w:proofErr w:type="spellStart"/>
      <w:r w:rsidRPr="4BD35910">
        <w:rPr>
          <w:lang w:val="en-GB"/>
        </w:rPr>
        <w:t>conductances</w:t>
      </w:r>
      <w:proofErr w:type="spellEnd"/>
      <w:r w:rsidRPr="4BD35910">
        <w:rPr>
          <w:lang w:val="en-GB"/>
        </w:rPr>
        <w:t xml:space="preserve"> (which could later include also the soil-root conductance). </w:t>
      </w:r>
      <w:proofErr w:type="spellStart"/>
      <w:r w:rsidRPr="4BD35910">
        <w:rPr>
          <w:b/>
          <w:bCs/>
          <w:lang w:val="en-GB"/>
        </w:rPr>
        <w:t>IM</w:t>
      </w:r>
      <w:r w:rsidRPr="4BD35910">
        <w:rPr>
          <w:vertAlign w:val="superscript"/>
          <w:lang w:val="en-GB"/>
        </w:rPr>
        <w:t>T</w:t>
      </w:r>
      <w:r w:rsidRPr="4BD35910">
        <w:rPr>
          <w:vertAlign w:val="subscript"/>
          <w:lang w:val="en-GB"/>
        </w:rPr>
        <w:t>collar</w:t>
      </w:r>
      <w:proofErr w:type="spellEnd"/>
      <w:r w:rsidRPr="4BD35910">
        <w:rPr>
          <w:lang w:val="en-GB"/>
        </w:rPr>
        <w:t xml:space="preserve"> is an (2Nroot x 2Nroot+1) matrix with the last 2Nroot columns equal to </w:t>
      </w:r>
      <w:r w:rsidRPr="4BD35910">
        <w:rPr>
          <w:b/>
          <w:bCs/>
          <w:lang w:val="en-GB"/>
        </w:rPr>
        <w:t>IM</w:t>
      </w:r>
      <w:r w:rsidRPr="4BD35910">
        <w:rPr>
          <w:b/>
          <w:bCs/>
          <w:vertAlign w:val="superscript"/>
          <w:lang w:val="en-GB"/>
        </w:rPr>
        <w:t>T</w:t>
      </w:r>
      <w:r w:rsidRPr="4BD35910">
        <w:rPr>
          <w:lang w:val="en-GB"/>
        </w:rPr>
        <w:t xml:space="preserve"> and the first column represents the </w:t>
      </w:r>
      <w:proofErr w:type="spellStart"/>
      <w:r w:rsidRPr="4BD35910">
        <w:rPr>
          <w:lang w:val="en-GB"/>
        </w:rPr>
        <w:t>connectivities</w:t>
      </w:r>
      <w:proofErr w:type="spellEnd"/>
      <w:r w:rsidRPr="4BD35910">
        <w:rPr>
          <w:lang w:val="en-GB"/>
        </w:rPr>
        <w:t xml:space="preserve"> of the root nodes to the collar. </w:t>
      </w:r>
      <w:r w:rsidRPr="4BD35910">
        <w:rPr>
          <w:b/>
          <w:bCs/>
          <w:lang w:val="en-GB"/>
        </w:rPr>
        <w:t>Q</w:t>
      </w:r>
      <w:r w:rsidRPr="4BD35910">
        <w:rPr>
          <w:lang w:val="en-GB"/>
        </w:rPr>
        <w:t xml:space="preserve"> (</w:t>
      </w:r>
      <w:proofErr w:type="spellStart"/>
      <w:r w:rsidRPr="4BD35910">
        <w:rPr>
          <w:lang w:val="en-GB"/>
        </w:rPr>
        <w:t>Nroot</w:t>
      </w:r>
      <w:proofErr w:type="spellEnd"/>
      <w:r w:rsidRPr="4BD35910">
        <w:rPr>
          <w:lang w:val="en-GB"/>
        </w:rPr>
        <w:t xml:space="preserve"> x 1) is the root water uptake vector. From this equation, the unknown pressure heads in the xylem and the root water uptake by the different nodes can be derived when the soil water potentials and the collar water potential are known. The xylem pressure heads are obtained from:</w:t>
      </w:r>
    </w:p>
    <w:p w14:paraId="64D14022" w14:textId="0ED63CD7" w:rsidR="00C26D0D" w:rsidRDefault="00C26D0D">
      <w:pPr>
        <w:rPr>
          <w:lang w:val="en-GB"/>
        </w:rPr>
      </w:pPr>
      <w:r w:rsidRPr="00C26D0D">
        <w:rPr>
          <w:position w:val="-32"/>
          <w:lang w:val="en-GB"/>
        </w:rPr>
        <w:object w:dxaOrig="3040" w:dyaOrig="760" w14:anchorId="0E773919">
          <v:shape id="_x0000_i1026" type="#_x0000_t75" style="width:151.5pt;height:38.25pt" o:ole="">
            <v:imagedata r:id="rId9" o:title=""/>
          </v:shape>
          <o:OLEObject Type="Embed" ProgID="Equation.DSMT4" ShapeID="_x0000_i1026" DrawAspect="Content" ObjectID="_1631633174" r:id="rId10"/>
        </w:object>
      </w:r>
    </w:p>
    <w:p w14:paraId="62E4103D" w14:textId="2B314114" w:rsidR="00C26D0D" w:rsidRDefault="00C26D0D">
      <w:pPr>
        <w:rPr>
          <w:lang w:val="en-GB"/>
        </w:rPr>
      </w:pPr>
      <w:proofErr w:type="gramStart"/>
      <w:r>
        <w:rPr>
          <w:lang w:val="en-GB"/>
        </w:rPr>
        <w:t>where</w:t>
      </w:r>
      <w:proofErr w:type="gramEnd"/>
    </w:p>
    <w:p w14:paraId="6CE4FF3B" w14:textId="77777777" w:rsidR="00C26D0D" w:rsidRDefault="00CE1D80" w:rsidP="00C26D0D">
      <w:pPr>
        <w:rPr>
          <w:lang w:val="en-GB"/>
        </w:rPr>
      </w:pPr>
      <w:r w:rsidRPr="00C26D0D">
        <w:rPr>
          <w:position w:val="-74"/>
          <w:lang w:val="en-GB"/>
        </w:rPr>
        <w:object w:dxaOrig="3460" w:dyaOrig="1600" w14:anchorId="11686485">
          <v:shape id="_x0000_i1027" type="#_x0000_t75" style="width:172.5pt;height:80.25pt" o:ole="">
            <v:imagedata r:id="rId11" o:title=""/>
          </v:shape>
          <o:OLEObject Type="Embed" ProgID="Equation.DSMT4" ShapeID="_x0000_i1027" DrawAspect="Content" ObjectID="_1631633175" r:id="rId12"/>
        </w:object>
      </w:r>
    </w:p>
    <w:p w14:paraId="5A4BBFB7" w14:textId="77777777" w:rsidR="00236090" w:rsidRDefault="00236090">
      <w:pPr>
        <w:rPr>
          <w:lang w:val="en-GB"/>
        </w:rPr>
      </w:pPr>
      <w:r>
        <w:rPr>
          <w:lang w:val="en-GB"/>
        </w:rPr>
        <w:t>From the difference between the soil water potentials and the xylem water potentials, the water uptake by the root segments can be obtained as:</w:t>
      </w:r>
    </w:p>
    <w:p w14:paraId="65CFCB0A" w14:textId="77777777" w:rsidR="00236090" w:rsidRDefault="004E4BA7" w:rsidP="00236090">
      <w:pPr>
        <w:rPr>
          <w:lang w:val="en-GB"/>
        </w:rPr>
      </w:pPr>
      <w:r w:rsidRPr="004E4BA7">
        <w:rPr>
          <w:position w:val="-58"/>
          <w:lang w:val="en-GB"/>
        </w:rPr>
        <w:object w:dxaOrig="4180" w:dyaOrig="1260" w14:anchorId="5E9A7037">
          <v:shape id="_x0000_i1028" type="#_x0000_t75" style="width:209.25pt;height:63pt" o:ole="">
            <v:imagedata r:id="rId13" o:title=""/>
          </v:shape>
          <o:OLEObject Type="Embed" ProgID="Equation.DSMT4" ShapeID="_x0000_i1028" DrawAspect="Content" ObjectID="_1631633176" r:id="rId14"/>
        </w:object>
      </w:r>
    </w:p>
    <w:p w14:paraId="6351CDEA" w14:textId="275F0D26" w:rsidR="001C002B" w:rsidRDefault="001C002B">
      <w:pPr>
        <w:rPr>
          <w:ins w:id="0" w:author="Mathieu Javaux" w:date="2019-05-29T10:52:00Z"/>
          <w:lang w:val="en-GB"/>
        </w:rPr>
      </w:pPr>
      <w:commentRangeStart w:id="1"/>
      <w:ins w:id="2" w:author="Mathieu Javaux" w:date="2019-05-29T10:52:00Z">
        <w:r>
          <w:rPr>
            <w:lang w:val="en-GB"/>
          </w:rPr>
          <w:t xml:space="preserve">Kr= </w:t>
        </w:r>
        <w:proofErr w:type="gramStart"/>
        <w:r>
          <w:rPr>
            <w:lang w:val="en-GB"/>
          </w:rPr>
          <w:t>K(</w:t>
        </w:r>
        <w:proofErr w:type="gramEnd"/>
        <w:r>
          <w:rPr>
            <w:lang w:val="en-GB"/>
          </w:rPr>
          <w:t>Nroot+1:2Nroot</w:t>
        </w:r>
      </w:ins>
      <w:ins w:id="3" w:author="Mathieu Javaux" w:date="2019-05-29T10:53:00Z">
        <w:r>
          <w:rPr>
            <w:lang w:val="en-GB"/>
          </w:rPr>
          <w:t>,Nroot+1:2Nroot</w:t>
        </w:r>
      </w:ins>
      <w:ins w:id="4" w:author="Mathieu Javaux" w:date="2019-05-29T10:52:00Z">
        <w:r>
          <w:rPr>
            <w:lang w:val="en-GB"/>
          </w:rPr>
          <w:t>)</w:t>
        </w:r>
      </w:ins>
      <w:commentRangeEnd w:id="1"/>
      <w:ins w:id="5" w:author="Mathieu Javaux" w:date="2019-05-29T10:53:00Z">
        <w:r>
          <w:rPr>
            <w:rStyle w:val="CommentReference"/>
          </w:rPr>
          <w:commentReference w:id="1"/>
        </w:r>
      </w:ins>
    </w:p>
    <w:p w14:paraId="668631FF" w14:textId="4BF3CED0" w:rsidR="008D3C66" w:rsidRDefault="005F440D">
      <w:pPr>
        <w:rPr>
          <w:lang w:val="en-GB"/>
        </w:rPr>
      </w:pPr>
      <w:r>
        <w:rPr>
          <w:lang w:val="en-GB"/>
        </w:rPr>
        <w:t>When we consider the case of a uniform soil water potential</w:t>
      </w:r>
      <w:r w:rsidR="00F178D3">
        <w:rPr>
          <w:lang w:val="en-GB"/>
        </w:rPr>
        <w:t xml:space="preserve">, </w:t>
      </w:r>
      <w:proofErr w:type="spellStart"/>
      <w:r w:rsidR="00F178D3" w:rsidRPr="000B668C">
        <w:rPr>
          <w:i/>
          <w:lang w:val="en-GB"/>
        </w:rPr>
        <w:t>H</w:t>
      </w:r>
      <w:r w:rsidR="00F178D3" w:rsidRPr="000B668C">
        <w:rPr>
          <w:i/>
          <w:vertAlign w:val="subscript"/>
          <w:lang w:val="en-GB"/>
        </w:rPr>
        <w:t>eff</w:t>
      </w:r>
      <w:proofErr w:type="spellEnd"/>
      <w:r w:rsidR="00F178D3">
        <w:rPr>
          <w:lang w:val="en-GB"/>
        </w:rPr>
        <w:t xml:space="preserve">, </w:t>
      </w:r>
      <w:r w:rsidR="008D3C66">
        <w:rPr>
          <w:lang w:val="en-GB"/>
        </w:rPr>
        <w:t xml:space="preserve">then we can write </w:t>
      </w:r>
    </w:p>
    <w:p w14:paraId="3C299F5B" w14:textId="77777777" w:rsidR="008D3C66" w:rsidRDefault="00314683" w:rsidP="008D3C66">
      <w:pPr>
        <w:rPr>
          <w:lang w:val="en-GB"/>
        </w:rPr>
      </w:pPr>
      <w:r w:rsidRPr="008D3C66">
        <w:rPr>
          <w:position w:val="-14"/>
          <w:lang w:val="en-GB"/>
        </w:rPr>
        <w:object w:dxaOrig="3580" w:dyaOrig="400" w14:anchorId="1FF2AED3">
          <v:shape id="_x0000_i1029" type="#_x0000_t75" style="width:178.5pt;height:20.25pt" o:ole="">
            <v:imagedata r:id="rId16" o:title=""/>
          </v:shape>
          <o:OLEObject Type="Embed" ProgID="Equation.DSMT4" ShapeID="_x0000_i1029" DrawAspect="Content" ObjectID="_1631633177" r:id="rId17"/>
        </w:object>
      </w:r>
    </w:p>
    <w:p w14:paraId="34446416" w14:textId="467D564B" w:rsidR="008D3C66" w:rsidRDefault="005E780A">
      <w:pPr>
        <w:rPr>
          <w:lang w:val="en-GB"/>
        </w:rPr>
      </w:pPr>
      <w:r>
        <w:rPr>
          <w:lang w:val="en-GB"/>
        </w:rPr>
        <w:t xml:space="preserve">When </w:t>
      </w:r>
      <w:proofErr w:type="spellStart"/>
      <w:r>
        <w:rPr>
          <w:lang w:val="en-GB"/>
        </w:rPr>
        <w:t>H</w:t>
      </w:r>
      <w:r w:rsidRPr="005E780A">
        <w:rPr>
          <w:vertAlign w:val="subscript"/>
          <w:lang w:val="en-GB"/>
        </w:rPr>
        <w:t>eff</w:t>
      </w:r>
      <w:proofErr w:type="spellEnd"/>
      <w:r>
        <w:rPr>
          <w:lang w:val="en-GB"/>
        </w:rPr>
        <w:t xml:space="preserve"> = </w:t>
      </w:r>
      <w:proofErr w:type="spellStart"/>
      <w:r>
        <w:rPr>
          <w:lang w:val="en-GB"/>
        </w:rPr>
        <w:t>H</w:t>
      </w:r>
      <w:r w:rsidRPr="000C7F65">
        <w:rPr>
          <w:vertAlign w:val="subscript"/>
          <w:lang w:val="en-GB"/>
        </w:rPr>
        <w:t>c</w:t>
      </w:r>
      <w:r w:rsidRPr="005E780A">
        <w:rPr>
          <w:vertAlign w:val="subscript"/>
          <w:lang w:val="en-GB"/>
        </w:rPr>
        <w:t>ollar</w:t>
      </w:r>
      <w:proofErr w:type="spellEnd"/>
      <w:r>
        <w:rPr>
          <w:lang w:val="en-GB"/>
        </w:rPr>
        <w:t xml:space="preserve">, there is neither flow from the soil to the collar nor flow through the root system from one soil node to the other. </w:t>
      </w:r>
      <w:r w:rsidR="000B668C">
        <w:rPr>
          <w:lang w:val="en-GB"/>
        </w:rPr>
        <w:t>From this follows that:</w:t>
      </w:r>
    </w:p>
    <w:p w14:paraId="685E9767" w14:textId="125A2BD4" w:rsidR="000B668C" w:rsidRDefault="000B668C" w:rsidP="4BD35910">
      <w:pPr>
        <w:rPr>
          <w:lang w:val="en-GB"/>
        </w:rPr>
      </w:pPr>
      <w:r w:rsidRPr="008D3C66">
        <w:rPr>
          <w:position w:val="-14"/>
          <w:lang w:val="en-GB"/>
        </w:rPr>
        <w:object w:dxaOrig="2140" w:dyaOrig="400" w14:anchorId="34DCB6B6">
          <v:shape id="_x0000_i1030" type="#_x0000_t75" style="width:107.25pt;height:20.25pt" o:ole="">
            <v:imagedata r:id="rId18" o:title=""/>
          </v:shape>
          <o:OLEObject Type="Embed" ProgID="Equation.DSMT4" ShapeID="_x0000_i1030" DrawAspect="Content" ObjectID="_1631633178" r:id="rId19"/>
        </w:object>
      </w:r>
    </w:p>
    <w:p w14:paraId="183D864A" w14:textId="67B3FD8E" w:rsidR="000B668C" w:rsidRDefault="000B668C">
      <w:pPr>
        <w:rPr>
          <w:lang w:val="en-GB"/>
        </w:rPr>
      </w:pPr>
      <w:r>
        <w:rPr>
          <w:lang w:val="en-GB"/>
        </w:rPr>
        <w:t>If we consider now</w:t>
      </w:r>
      <w:r w:rsidR="00626668">
        <w:rPr>
          <w:lang w:val="en-GB"/>
        </w:rPr>
        <w:t xml:space="preserve"> the total root water uptake, then </w:t>
      </w:r>
    </w:p>
    <w:p w14:paraId="4BC53DD1" w14:textId="77777777" w:rsidR="00626668" w:rsidRDefault="00626668" w:rsidP="00626668">
      <w:pPr>
        <w:rPr>
          <w:lang w:val="en-GB"/>
        </w:rPr>
      </w:pPr>
      <w:r w:rsidRPr="00626668">
        <w:rPr>
          <w:position w:val="-16"/>
          <w:lang w:val="en-GB"/>
        </w:rPr>
        <w:object w:dxaOrig="4380" w:dyaOrig="440" w14:anchorId="725F441F">
          <v:shape id="_x0000_i1031" type="#_x0000_t75" style="width:219pt;height:22.5pt" o:ole="">
            <v:imagedata r:id="rId20" o:title=""/>
          </v:shape>
          <o:OLEObject Type="Embed" ProgID="Equation.DSMT4" ShapeID="_x0000_i1031" DrawAspect="Content" ObjectID="_1631633179" r:id="rId21"/>
        </w:object>
      </w:r>
    </w:p>
    <w:p w14:paraId="16310A27" w14:textId="67FACAB0" w:rsidR="00626668" w:rsidRDefault="00626668">
      <w:pPr>
        <w:rPr>
          <w:lang w:val="en-GB"/>
        </w:rPr>
      </w:pPr>
      <w:r>
        <w:rPr>
          <w:lang w:val="en-GB"/>
        </w:rPr>
        <w:t xml:space="preserve">From this follows that we can derive the root system conductance </w:t>
      </w:r>
      <w:proofErr w:type="spellStart"/>
      <w:r>
        <w:rPr>
          <w:lang w:val="en-GB"/>
        </w:rPr>
        <w:t>K</w:t>
      </w:r>
      <w:r w:rsidRPr="00626668">
        <w:rPr>
          <w:vertAlign w:val="subscript"/>
          <w:lang w:val="en-GB"/>
        </w:rPr>
        <w:t>rs</w:t>
      </w:r>
      <w:proofErr w:type="spellEnd"/>
      <w:r>
        <w:rPr>
          <w:lang w:val="en-GB"/>
        </w:rPr>
        <w:t xml:space="preserve"> directly from:</w:t>
      </w:r>
    </w:p>
    <w:p w14:paraId="7325A673" w14:textId="010188DE" w:rsidR="00626668" w:rsidRDefault="00626668">
      <w:pPr>
        <w:rPr>
          <w:lang w:val="en-GB"/>
        </w:rPr>
      </w:pPr>
      <w:r w:rsidRPr="00626668">
        <w:rPr>
          <w:position w:val="-52"/>
          <w:lang w:val="en-GB"/>
        </w:rPr>
        <w:object w:dxaOrig="3220" w:dyaOrig="1160" w14:anchorId="066F905A">
          <v:shape id="_x0000_i1032" type="#_x0000_t75" style="width:160.5pt;height:58.5pt" o:ole="">
            <v:imagedata r:id="rId22" o:title=""/>
          </v:shape>
          <o:OLEObject Type="Embed" ProgID="Equation.DSMT4" ShapeID="_x0000_i1032" DrawAspect="Content" ObjectID="_1631633180" r:id="rId23"/>
        </w:object>
      </w:r>
    </w:p>
    <w:p w14:paraId="4B3A7992" w14:textId="05DBAFE4" w:rsidR="00626668" w:rsidRDefault="00626668">
      <w:pPr>
        <w:rPr>
          <w:lang w:val="en-GB"/>
        </w:rPr>
      </w:pPr>
      <w:r>
        <w:rPr>
          <w:lang w:val="en-GB"/>
        </w:rPr>
        <w:t>The standardized uptake fraction SUF[</w:t>
      </w:r>
      <w:proofErr w:type="spellStart"/>
      <w:r>
        <w:rPr>
          <w:lang w:val="en-GB"/>
        </w:rPr>
        <w:t>i</w:t>
      </w:r>
      <w:proofErr w:type="spellEnd"/>
      <w:r>
        <w:rPr>
          <w:lang w:val="en-GB"/>
        </w:rPr>
        <w:t>]</w:t>
      </w:r>
      <w:r w:rsidR="00314683">
        <w:rPr>
          <w:lang w:val="en-GB"/>
        </w:rPr>
        <w:t>,</w:t>
      </w:r>
      <w:r>
        <w:rPr>
          <w:lang w:val="en-GB"/>
        </w:rPr>
        <w:t xml:space="preserve"> which is defined as</w:t>
      </w:r>
      <w:r w:rsidR="00314683">
        <w:rPr>
          <w:lang w:val="en-GB"/>
        </w:rPr>
        <w:t xml:space="preserve"> the faction of the uptake by a root node to the total root water uptake under uniform soil water potential, is related to the matrix </w:t>
      </w:r>
      <w:r w:rsidR="00314683" w:rsidRPr="00314683">
        <w:rPr>
          <w:b/>
          <w:lang w:val="en-GB"/>
        </w:rPr>
        <w:t>C</w:t>
      </w:r>
      <w:r w:rsidR="00314683" w:rsidRPr="00314683">
        <w:rPr>
          <w:b/>
          <w:vertAlign w:val="subscript"/>
          <w:lang w:val="en-GB"/>
        </w:rPr>
        <w:t>4</w:t>
      </w:r>
      <w:r w:rsidR="00314683">
        <w:rPr>
          <w:lang w:val="en-GB"/>
        </w:rPr>
        <w:t xml:space="preserve"> and vector </w:t>
      </w:r>
      <w:r w:rsidR="00314683" w:rsidRPr="00314683">
        <w:rPr>
          <w:b/>
          <w:lang w:val="en-GB"/>
        </w:rPr>
        <w:t>C</w:t>
      </w:r>
      <w:r w:rsidR="00314683" w:rsidRPr="00314683">
        <w:rPr>
          <w:b/>
          <w:vertAlign w:val="subscript"/>
          <w:lang w:val="en-GB"/>
        </w:rPr>
        <w:t>5</w:t>
      </w:r>
      <w:r w:rsidR="00314683">
        <w:rPr>
          <w:lang w:val="en-GB"/>
        </w:rPr>
        <w:t xml:space="preserve"> as:  </w:t>
      </w:r>
      <w:r>
        <w:rPr>
          <w:lang w:val="en-GB"/>
        </w:rPr>
        <w:t>:</w:t>
      </w:r>
    </w:p>
    <w:p w14:paraId="3B4BF82F" w14:textId="55432DB0" w:rsidR="00626668" w:rsidRDefault="00E64ECC">
      <w:pPr>
        <w:rPr>
          <w:lang w:val="en-GB"/>
        </w:rPr>
      </w:pPr>
      <w:r w:rsidRPr="00626668">
        <w:rPr>
          <w:position w:val="-32"/>
          <w:lang w:val="en-GB"/>
        </w:rPr>
        <w:object w:dxaOrig="4340" w:dyaOrig="740" w14:anchorId="42691B25">
          <v:shape id="_x0000_i1033" type="#_x0000_t75" style="width:217.5pt;height:37.5pt" o:ole="">
            <v:imagedata r:id="rId24" o:title=""/>
          </v:shape>
          <o:OLEObject Type="Embed" ProgID="Equation.DSMT4" ShapeID="_x0000_i1033" DrawAspect="Content" ObjectID="_1631633181" r:id="rId25"/>
        </w:object>
      </w:r>
    </w:p>
    <w:p w14:paraId="1D56BD25" w14:textId="28163239" w:rsidR="00626668" w:rsidRDefault="00314683">
      <w:pPr>
        <w:rPr>
          <w:lang w:val="en-GB"/>
        </w:rPr>
      </w:pPr>
      <w:r>
        <w:rPr>
          <w:lang w:val="en-GB"/>
        </w:rPr>
        <w:t>So we can write for uniform water potentials:</w:t>
      </w:r>
    </w:p>
    <w:p w14:paraId="2C7BE53D" w14:textId="33A9E5E3" w:rsidR="00314683" w:rsidRDefault="00E64ECC">
      <w:pPr>
        <w:rPr>
          <w:lang w:val="en-GB"/>
        </w:rPr>
      </w:pPr>
      <w:r w:rsidRPr="00314683">
        <w:rPr>
          <w:position w:val="-16"/>
          <w:lang w:val="en-GB"/>
        </w:rPr>
        <w:object w:dxaOrig="3140" w:dyaOrig="440" w14:anchorId="5F96B4FB">
          <v:shape id="_x0000_i1034" type="#_x0000_t75" style="width:157.5pt;height:22.5pt" o:ole="">
            <v:imagedata r:id="rId26" o:title=""/>
          </v:shape>
          <o:OLEObject Type="Embed" ProgID="Equation.DSMT4" ShapeID="_x0000_i1034" DrawAspect="Content" ObjectID="_1631633182" r:id="rId27"/>
        </w:object>
      </w:r>
    </w:p>
    <w:p w14:paraId="155ABE79" w14:textId="77777777" w:rsidR="0055685D" w:rsidRDefault="0055685D">
      <w:pPr>
        <w:rPr>
          <w:lang w:val="en-GB"/>
        </w:rPr>
      </w:pPr>
    </w:p>
    <w:p w14:paraId="5549D49D" w14:textId="1869BA52" w:rsidR="0055685D" w:rsidRDefault="0055685D">
      <w:pPr>
        <w:rPr>
          <w:lang w:val="en-GB"/>
        </w:rPr>
      </w:pPr>
      <w:r>
        <w:rPr>
          <w:lang w:val="en-GB"/>
        </w:rPr>
        <w:t xml:space="preserve">For the general case that the soil water potentials are not uniform, we can define the effective soil water potential </w:t>
      </w:r>
      <w:proofErr w:type="spellStart"/>
      <w:r>
        <w:rPr>
          <w:lang w:val="en-GB"/>
        </w:rPr>
        <w:t>H</w:t>
      </w:r>
      <w:r w:rsidRPr="00AC05DE">
        <w:rPr>
          <w:vertAlign w:val="subscript"/>
          <w:lang w:val="en-GB"/>
        </w:rPr>
        <w:t>eff</w:t>
      </w:r>
      <w:proofErr w:type="spellEnd"/>
      <w:r>
        <w:rPr>
          <w:lang w:val="en-GB"/>
        </w:rPr>
        <w:t xml:space="preserve"> as:</w:t>
      </w:r>
    </w:p>
    <w:p w14:paraId="73A3F682" w14:textId="77777777" w:rsidR="0055685D" w:rsidRDefault="0055685D" w:rsidP="0055685D">
      <w:pPr>
        <w:rPr>
          <w:lang w:val="en-GB"/>
        </w:rPr>
      </w:pPr>
      <w:r w:rsidRPr="0055685D">
        <w:rPr>
          <w:position w:val="-14"/>
          <w:lang w:val="en-GB"/>
        </w:rPr>
        <w:object w:dxaOrig="1680" w:dyaOrig="400" w14:anchorId="369E5808">
          <v:shape id="_x0000_i1035" type="#_x0000_t75" style="width:84pt;height:20.25pt" o:ole="">
            <v:imagedata r:id="rId28" o:title=""/>
          </v:shape>
          <o:OLEObject Type="Embed" ProgID="Equation.DSMT4" ShapeID="_x0000_i1035" DrawAspect="Content" ObjectID="_1631633183" r:id="rId29"/>
        </w:object>
      </w:r>
    </w:p>
    <w:p w14:paraId="4F024462" w14:textId="55F9D8A7" w:rsidR="0008196A" w:rsidRDefault="0008196A">
      <w:pPr>
        <w:rPr>
          <w:lang w:val="en-GB"/>
        </w:rPr>
      </w:pPr>
      <w:r>
        <w:rPr>
          <w:lang w:val="en-GB"/>
        </w:rPr>
        <w:t xml:space="preserve">After adding and subtracting </w:t>
      </w:r>
      <w:r w:rsidR="004E48E5" w:rsidRPr="004E48E5">
        <w:rPr>
          <w:b/>
          <w:lang w:val="en-GB"/>
        </w:rPr>
        <w:t>C</w:t>
      </w:r>
      <w:r w:rsidR="004E48E5" w:rsidRPr="004E48E5">
        <w:rPr>
          <w:b/>
          <w:vertAlign w:val="subscript"/>
          <w:lang w:val="en-GB"/>
        </w:rPr>
        <w:t>5</w:t>
      </w:r>
      <w:r w:rsidR="004E48E5">
        <w:rPr>
          <w:lang w:val="en-GB"/>
        </w:rPr>
        <w:t xml:space="preserve"> </w:t>
      </w:r>
      <w:proofErr w:type="spellStart"/>
      <w:r w:rsidR="004E48E5">
        <w:rPr>
          <w:lang w:val="en-GB"/>
        </w:rPr>
        <w:t>H</w:t>
      </w:r>
      <w:r w:rsidR="004E48E5" w:rsidRPr="004E48E5">
        <w:rPr>
          <w:vertAlign w:val="subscript"/>
          <w:lang w:val="en-GB"/>
        </w:rPr>
        <w:t>eff</w:t>
      </w:r>
      <w:proofErr w:type="spellEnd"/>
      <w:r w:rsidR="004E48E5">
        <w:rPr>
          <w:lang w:val="en-GB"/>
        </w:rPr>
        <w:t>=</w:t>
      </w:r>
      <w:proofErr w:type="spellStart"/>
      <w:r w:rsidR="004E48E5">
        <w:rPr>
          <w:lang w:val="en-GB"/>
        </w:rPr>
        <w:t>K</w:t>
      </w:r>
      <w:r w:rsidR="004E48E5" w:rsidRPr="004E48E5">
        <w:rPr>
          <w:vertAlign w:val="subscript"/>
          <w:lang w:val="en-GB"/>
        </w:rPr>
        <w:t>rs</w:t>
      </w:r>
      <w:proofErr w:type="spellEnd"/>
      <w:r w:rsidR="004E48E5">
        <w:rPr>
          <w:lang w:val="en-GB"/>
        </w:rPr>
        <w:t xml:space="preserve"> </w:t>
      </w:r>
      <w:r w:rsidR="004E48E5" w:rsidRPr="004E48E5">
        <w:rPr>
          <w:b/>
          <w:lang w:val="en-GB"/>
        </w:rPr>
        <w:t>SUF</w:t>
      </w:r>
      <w:r w:rsidR="004E48E5">
        <w:rPr>
          <w:lang w:val="en-GB"/>
        </w:rPr>
        <w:t xml:space="preserve"> </w:t>
      </w:r>
      <w:proofErr w:type="spellStart"/>
      <w:r>
        <w:rPr>
          <w:lang w:val="en-GB"/>
        </w:rPr>
        <w:t>H</w:t>
      </w:r>
      <w:r w:rsidRPr="004E48E5">
        <w:rPr>
          <w:vertAlign w:val="subscript"/>
          <w:lang w:val="en-GB"/>
        </w:rPr>
        <w:t>eff</w:t>
      </w:r>
      <w:proofErr w:type="spellEnd"/>
      <w:r w:rsidR="004E48E5">
        <w:rPr>
          <w:lang w:val="en-GB"/>
        </w:rPr>
        <w:t>=</w:t>
      </w:r>
      <w:proofErr w:type="spellStart"/>
      <w:r w:rsidR="004E48E5">
        <w:rPr>
          <w:lang w:val="en-GB"/>
        </w:rPr>
        <w:t>K</w:t>
      </w:r>
      <w:r w:rsidR="004E48E5" w:rsidRPr="00E10BFF">
        <w:rPr>
          <w:vertAlign w:val="subscript"/>
          <w:lang w:val="en-GB"/>
        </w:rPr>
        <w:t>rs</w:t>
      </w:r>
      <w:proofErr w:type="spellEnd"/>
      <w:r w:rsidR="004E48E5">
        <w:rPr>
          <w:lang w:val="en-GB"/>
        </w:rPr>
        <w:t xml:space="preserve"> </w:t>
      </w:r>
      <w:r w:rsidR="004E48E5" w:rsidRPr="004E48E5">
        <w:rPr>
          <w:b/>
          <w:lang w:val="en-GB"/>
        </w:rPr>
        <w:t>SUF</w:t>
      </w:r>
      <w:r w:rsidR="004E48E5">
        <w:rPr>
          <w:lang w:val="en-GB"/>
        </w:rPr>
        <w:t>·</w:t>
      </w:r>
      <w:r w:rsidR="004E48E5" w:rsidRPr="004E48E5">
        <w:rPr>
          <w:b/>
          <w:lang w:val="en-GB"/>
        </w:rPr>
        <w:t>SUF</w:t>
      </w:r>
      <w:r w:rsidR="004E48E5" w:rsidRPr="004E48E5">
        <w:rPr>
          <w:b/>
          <w:vertAlign w:val="superscript"/>
          <w:lang w:val="en-GB"/>
        </w:rPr>
        <w:t>T</w:t>
      </w:r>
      <w:r w:rsidR="004E48E5">
        <w:rPr>
          <w:lang w:val="en-GB"/>
        </w:rPr>
        <w:t xml:space="preserve"> </w:t>
      </w:r>
      <w:proofErr w:type="spellStart"/>
      <w:r w:rsidR="004E48E5" w:rsidRPr="004E48E5">
        <w:rPr>
          <w:b/>
          <w:lang w:val="en-GB"/>
        </w:rPr>
        <w:t>H</w:t>
      </w:r>
      <w:r w:rsidR="004E48E5" w:rsidRPr="004E48E5">
        <w:rPr>
          <w:b/>
          <w:vertAlign w:val="subscript"/>
          <w:lang w:val="en-GB"/>
        </w:rPr>
        <w:t>soil</w:t>
      </w:r>
      <w:proofErr w:type="spellEnd"/>
      <w:r>
        <w:rPr>
          <w:lang w:val="en-GB"/>
        </w:rPr>
        <w:t xml:space="preserve">, we obtain the following equation for the root water uptake </w:t>
      </w:r>
      <w:r w:rsidRPr="000A785D">
        <w:rPr>
          <w:b/>
          <w:lang w:val="en-GB"/>
        </w:rPr>
        <w:t>Q</w:t>
      </w:r>
      <w:r>
        <w:rPr>
          <w:lang w:val="en-GB"/>
        </w:rPr>
        <w:t>:</w:t>
      </w:r>
    </w:p>
    <w:p w14:paraId="039C25FB" w14:textId="00486227" w:rsidR="0055685D" w:rsidRDefault="0008196A">
      <w:pPr>
        <w:rPr>
          <w:lang w:val="en-GB"/>
        </w:rPr>
      </w:pPr>
      <w:r w:rsidRPr="0008196A">
        <w:rPr>
          <w:position w:val="-36"/>
          <w:lang w:val="en-GB"/>
        </w:rPr>
        <w:object w:dxaOrig="3820" w:dyaOrig="840" w14:anchorId="74B28940">
          <v:shape id="_x0000_i1036" type="#_x0000_t75" style="width:190.5pt;height:42pt" o:ole="">
            <v:imagedata r:id="rId30" o:title=""/>
          </v:shape>
          <o:OLEObject Type="Embed" ProgID="Equation.DSMT4" ShapeID="_x0000_i1036" DrawAspect="Content" ObjectID="_1631633184" r:id="rId31"/>
        </w:object>
      </w:r>
      <w:r>
        <w:rPr>
          <w:lang w:val="en-GB"/>
        </w:rPr>
        <w:t xml:space="preserve"> </w:t>
      </w:r>
    </w:p>
    <w:p w14:paraId="5D9E1E76" w14:textId="447FAFEE" w:rsidR="00E10BFF" w:rsidRDefault="00E10BFF">
      <w:pPr>
        <w:rPr>
          <w:lang w:val="en-GB"/>
        </w:rPr>
      </w:pPr>
      <w:r>
        <w:rPr>
          <w:lang w:val="en-GB"/>
        </w:rPr>
        <w:t xml:space="preserve">From the definitions of </w:t>
      </w:r>
      <w:r w:rsidRPr="00E10BFF">
        <w:rPr>
          <w:b/>
          <w:lang w:val="en-GB"/>
        </w:rPr>
        <w:t>C</w:t>
      </w:r>
      <w:r w:rsidRPr="000E3C68">
        <w:rPr>
          <w:b/>
          <w:vertAlign w:val="subscript"/>
          <w:lang w:val="en-GB"/>
        </w:rPr>
        <w:t>6</w:t>
      </w:r>
      <w:r>
        <w:rPr>
          <w:lang w:val="en-GB"/>
        </w:rPr>
        <w:t xml:space="preserve">, </w:t>
      </w:r>
      <w:r w:rsidRPr="00E10BFF">
        <w:rPr>
          <w:b/>
          <w:lang w:val="en-GB"/>
        </w:rPr>
        <w:t>C</w:t>
      </w:r>
      <w:r w:rsidRPr="000E3C68">
        <w:rPr>
          <w:b/>
          <w:vertAlign w:val="subscript"/>
          <w:lang w:val="en-GB"/>
        </w:rPr>
        <w:t>4</w:t>
      </w:r>
      <w:r>
        <w:rPr>
          <w:lang w:val="en-GB"/>
        </w:rPr>
        <w:t xml:space="preserve">, </w:t>
      </w:r>
      <w:r w:rsidRPr="00E10BFF">
        <w:rPr>
          <w:b/>
          <w:lang w:val="en-GB"/>
        </w:rPr>
        <w:t>SUF</w:t>
      </w:r>
      <w:r>
        <w:rPr>
          <w:lang w:val="en-GB"/>
        </w:rPr>
        <w:t xml:space="preserve"> and </w:t>
      </w:r>
      <w:proofErr w:type="spellStart"/>
      <w:r>
        <w:rPr>
          <w:lang w:val="en-GB"/>
        </w:rPr>
        <w:t>K</w:t>
      </w:r>
      <w:r w:rsidRPr="00E10BFF">
        <w:rPr>
          <w:vertAlign w:val="subscript"/>
          <w:lang w:val="en-GB"/>
        </w:rPr>
        <w:t>rs</w:t>
      </w:r>
      <w:proofErr w:type="spellEnd"/>
      <w:r>
        <w:rPr>
          <w:lang w:val="en-GB"/>
        </w:rPr>
        <w:t xml:space="preserve"> follows that the sum of the elements in the rows of </w:t>
      </w:r>
      <w:r w:rsidRPr="00E10BFF">
        <w:rPr>
          <w:b/>
          <w:lang w:val="en-GB"/>
        </w:rPr>
        <w:t>C</w:t>
      </w:r>
      <w:r w:rsidRPr="00E10BFF">
        <w:rPr>
          <w:b/>
          <w:vertAlign w:val="subscript"/>
          <w:lang w:val="en-GB"/>
        </w:rPr>
        <w:t>6</w:t>
      </w:r>
      <w:r>
        <w:rPr>
          <w:lang w:val="en-GB"/>
        </w:rPr>
        <w:t xml:space="preserve"> is zero for all rows. </w:t>
      </w:r>
      <w:r w:rsidR="000E3C68">
        <w:rPr>
          <w:lang w:val="en-GB"/>
        </w:rPr>
        <w:t xml:space="preserve">This implies that </w:t>
      </w:r>
      <w:r w:rsidR="00297952">
        <w:rPr>
          <w:lang w:val="en-GB"/>
        </w:rPr>
        <w:t xml:space="preserve">when </w:t>
      </w:r>
      <w:r w:rsidR="000E3C68" w:rsidRPr="00D06C29">
        <w:rPr>
          <w:b/>
          <w:lang w:val="en-GB"/>
        </w:rPr>
        <w:t>C</w:t>
      </w:r>
      <w:r w:rsidR="000E3C68" w:rsidRPr="00D06C29">
        <w:rPr>
          <w:b/>
          <w:vertAlign w:val="subscript"/>
          <w:lang w:val="en-GB"/>
        </w:rPr>
        <w:t>6</w:t>
      </w:r>
      <w:r w:rsidR="00297952">
        <w:rPr>
          <w:lang w:val="en-GB"/>
        </w:rPr>
        <w:t xml:space="preserve"> is multiplied with an </w:t>
      </w:r>
      <w:proofErr w:type="spellStart"/>
      <w:r w:rsidR="00297952">
        <w:rPr>
          <w:lang w:val="en-GB"/>
        </w:rPr>
        <w:t>Nroot</w:t>
      </w:r>
      <w:proofErr w:type="spellEnd"/>
      <w:r w:rsidR="00297952">
        <w:rPr>
          <w:lang w:val="en-GB"/>
        </w:rPr>
        <w:t xml:space="preserve"> x 1 vector with constant elements, a zero vector is obtained. Therefore, we can reformulate the equation for the root water uptake as: </w:t>
      </w:r>
    </w:p>
    <w:p w14:paraId="69896441" w14:textId="636C42FF" w:rsidR="000A785D" w:rsidRDefault="00297952">
      <w:pPr>
        <w:rPr>
          <w:lang w:val="en-GB"/>
        </w:rPr>
      </w:pPr>
      <w:r w:rsidRPr="00297952">
        <w:rPr>
          <w:position w:val="-16"/>
          <w:lang w:val="en-GB"/>
        </w:rPr>
        <w:object w:dxaOrig="4640" w:dyaOrig="440" w14:anchorId="26C80B75">
          <v:shape id="_x0000_i1037" type="#_x0000_t75" style="width:232.5pt;height:22.5pt" o:ole="">
            <v:imagedata r:id="rId32" o:title=""/>
          </v:shape>
          <o:OLEObject Type="Embed" ProgID="Equation.DSMT4" ShapeID="_x0000_i1037" DrawAspect="Content" ObjectID="_1631633185" r:id="rId33"/>
        </w:object>
      </w:r>
    </w:p>
    <w:p w14:paraId="5A495D29" w14:textId="0529E5B0" w:rsidR="00B01C47" w:rsidRDefault="008B0C7A">
      <w:pPr>
        <w:rPr>
          <w:ins w:id="6" w:author="Mathieu Javaux" w:date="2019-05-29T11:14:00Z"/>
          <w:lang w:val="en-GB"/>
        </w:rPr>
      </w:pPr>
      <w:r>
        <w:rPr>
          <w:lang w:val="en-GB"/>
        </w:rPr>
        <w:t xml:space="preserve">This equation has a similar form than the </w:t>
      </w:r>
      <w:r w:rsidR="00AC05DE">
        <w:rPr>
          <w:lang w:val="en-GB"/>
        </w:rPr>
        <w:t xml:space="preserve">equation that was proposed by Couvreur et al. (2012) to describe water uptake by a root </w:t>
      </w:r>
      <w:r w:rsidR="00760790">
        <w:rPr>
          <w:lang w:val="en-GB"/>
        </w:rPr>
        <w:t>network</w:t>
      </w:r>
      <w:ins w:id="7" w:author="Mathieu Javaux" w:date="2019-05-29T11:14:00Z">
        <w:r w:rsidR="00B01C47">
          <w:rPr>
            <w:lang w:val="en-GB"/>
          </w:rPr>
          <w:t xml:space="preserve"> except that the C6 is considered as a scalar value </w:t>
        </w:r>
      </w:ins>
      <w:proofErr w:type="spellStart"/>
      <w:ins w:id="8" w:author="Mathieu Javaux" w:date="2019-05-29T13:28:00Z">
        <w:r w:rsidR="003374A1">
          <w:rPr>
            <w:lang w:val="en-GB"/>
          </w:rPr>
          <w:t>K</w:t>
        </w:r>
      </w:ins>
      <w:ins w:id="9" w:author="Mathieu Javaux" w:date="2019-05-29T11:14:00Z">
        <w:r w:rsidR="00B01C47">
          <w:rPr>
            <w:lang w:val="en-GB"/>
          </w:rPr>
          <w:t>comp</w:t>
        </w:r>
        <w:proofErr w:type="spellEnd"/>
        <w:r w:rsidR="00B01C47">
          <w:rPr>
            <w:lang w:val="en-GB"/>
          </w:rPr>
          <w:t>.</w:t>
        </w:r>
      </w:ins>
    </w:p>
    <w:p w14:paraId="22BA4F9A" w14:textId="720CB590" w:rsidR="00DA1B7D" w:rsidRDefault="00AC05DE">
      <w:pPr>
        <w:rPr>
          <w:lang w:val="en-GB"/>
        </w:rPr>
      </w:pPr>
      <w:r>
        <w:rPr>
          <w:lang w:val="en-GB"/>
        </w:rPr>
        <w:t xml:space="preserve">In order to draw the analogy and identify differences between the two approaches, we will discuss the nature of the </w:t>
      </w:r>
      <w:r w:rsidRPr="00AC05DE">
        <w:rPr>
          <w:b/>
          <w:lang w:val="en-GB"/>
        </w:rPr>
        <w:t>C</w:t>
      </w:r>
      <w:r w:rsidRPr="00AC05DE">
        <w:rPr>
          <w:b/>
          <w:vertAlign w:val="subscript"/>
          <w:lang w:val="en-GB"/>
        </w:rPr>
        <w:t>6</w:t>
      </w:r>
      <w:r>
        <w:rPr>
          <w:lang w:val="en-GB"/>
        </w:rPr>
        <w:t xml:space="preserve"> matrix and how it can be transformed or approximated. </w:t>
      </w:r>
      <w:r w:rsidR="00D06C29">
        <w:rPr>
          <w:lang w:val="en-GB"/>
        </w:rPr>
        <w:t xml:space="preserve">From the definition of </w:t>
      </w:r>
      <w:r w:rsidR="00D06C29" w:rsidRPr="00BF16EA">
        <w:rPr>
          <w:b/>
          <w:lang w:val="en-GB"/>
        </w:rPr>
        <w:t>C</w:t>
      </w:r>
      <w:r w:rsidR="00D06C29" w:rsidRPr="00BF16EA">
        <w:rPr>
          <w:b/>
          <w:vertAlign w:val="subscript"/>
          <w:lang w:val="en-GB"/>
        </w:rPr>
        <w:t>6</w:t>
      </w:r>
      <w:r w:rsidR="00D06C29">
        <w:rPr>
          <w:lang w:val="en-GB"/>
        </w:rPr>
        <w:t xml:space="preserve">, it also follows that </w:t>
      </w:r>
      <w:r w:rsidR="005D1B42">
        <w:rPr>
          <w:lang w:val="en-GB"/>
        </w:rPr>
        <w:t xml:space="preserve">the </w:t>
      </w:r>
      <w:r w:rsidR="00BF16EA">
        <w:rPr>
          <w:lang w:val="en-GB"/>
        </w:rPr>
        <w:t xml:space="preserve">sum of all the elements in the vector </w:t>
      </w:r>
      <w:r w:rsidR="00BF16EA" w:rsidRPr="00BF16EA">
        <w:rPr>
          <w:position w:val="-14"/>
          <w:lang w:val="en-GB"/>
        </w:rPr>
        <w:object w:dxaOrig="1579" w:dyaOrig="400" w14:anchorId="22B3ED47">
          <v:shape id="_x0000_i1038" type="#_x0000_t75" style="width:79.5pt;height:20.25pt" o:ole="">
            <v:imagedata r:id="rId34" o:title=""/>
          </v:shape>
          <o:OLEObject Type="Embed" ProgID="Equation.DSMT4" ShapeID="_x0000_i1038" DrawAspect="Content" ObjectID="_1631633186" r:id="rId35"/>
        </w:object>
      </w:r>
      <w:r w:rsidR="00BF16EA">
        <w:rPr>
          <w:lang w:val="en-GB"/>
        </w:rPr>
        <w:t xml:space="preserve">is zero. Therefore, this vector represents the perturbations of the uptake </w:t>
      </w:r>
      <w:r w:rsidR="00BF16EA" w:rsidRPr="00BF16EA">
        <w:rPr>
          <w:rFonts w:ascii="Symbol" w:hAnsi="Symbol"/>
          <w:b/>
          <w:lang w:val="en-GB"/>
        </w:rPr>
        <w:t></w:t>
      </w:r>
      <w:r w:rsidR="00BF16EA" w:rsidRPr="00BF16EA">
        <w:rPr>
          <w:b/>
          <w:lang w:val="en-GB"/>
        </w:rPr>
        <w:t>Q</w:t>
      </w:r>
      <w:r w:rsidR="00BF16EA">
        <w:rPr>
          <w:lang w:val="en-GB"/>
        </w:rPr>
        <w:t xml:space="preserve"> at a certain depth due to the perturbation of the water potential at this depth compared to the uptake when the water potential is uniform in the root zone. </w:t>
      </w:r>
      <w:r>
        <w:rPr>
          <w:lang w:val="en-GB"/>
        </w:rPr>
        <w:t xml:space="preserve">When there is no net uptake, i.e. when </w:t>
      </w:r>
      <w:proofErr w:type="spellStart"/>
      <w:r>
        <w:rPr>
          <w:lang w:val="en-GB"/>
        </w:rPr>
        <w:t>Heff</w:t>
      </w:r>
      <w:proofErr w:type="spellEnd"/>
      <w:r>
        <w:rPr>
          <w:lang w:val="en-GB"/>
        </w:rPr>
        <w:t xml:space="preserve"> = </w:t>
      </w:r>
      <w:proofErr w:type="spellStart"/>
      <w:r>
        <w:rPr>
          <w:lang w:val="en-GB"/>
        </w:rPr>
        <w:t>Hcollar</w:t>
      </w:r>
      <w:proofErr w:type="spellEnd"/>
      <w:r w:rsidR="00D06C29">
        <w:rPr>
          <w:lang w:val="en-GB"/>
        </w:rPr>
        <w:t xml:space="preserve">, then </w:t>
      </w:r>
      <w:r w:rsidR="001E66A5" w:rsidRPr="00BF16EA">
        <w:rPr>
          <w:position w:val="-14"/>
          <w:lang w:val="en-GB"/>
        </w:rPr>
        <w:object w:dxaOrig="1579" w:dyaOrig="400" w14:anchorId="006E40B9">
          <v:shape id="_x0000_i1039" type="#_x0000_t75" style="width:79.5pt;height:20.25pt" o:ole="">
            <v:imagedata r:id="rId34" o:title=""/>
          </v:shape>
          <o:OLEObject Type="Embed" ProgID="Equation.DSMT4" ShapeID="_x0000_i1039" DrawAspect="Content" ObjectID="_1631633187" r:id="rId36"/>
        </w:object>
      </w:r>
      <w:r w:rsidR="001E66A5">
        <w:rPr>
          <w:lang w:val="en-GB"/>
        </w:rPr>
        <w:t xml:space="preserve"> represents the redistribution water fluxes through the root system due to spatial variations in </w:t>
      </w:r>
      <w:proofErr w:type="spellStart"/>
      <w:r w:rsidR="001E66A5">
        <w:rPr>
          <w:lang w:val="en-GB"/>
        </w:rPr>
        <w:t>Hsoil</w:t>
      </w:r>
      <w:proofErr w:type="spellEnd"/>
      <w:r w:rsidR="001E66A5">
        <w:rPr>
          <w:lang w:val="en-GB"/>
        </w:rPr>
        <w:t xml:space="preserve">. </w:t>
      </w:r>
      <w:r w:rsidR="009A640B">
        <w:rPr>
          <w:lang w:val="en-GB"/>
        </w:rPr>
        <w:t xml:space="preserve">When we consider now the case that in the root node </w:t>
      </w:r>
      <w:proofErr w:type="spellStart"/>
      <w:r w:rsidR="009A640B">
        <w:rPr>
          <w:lang w:val="en-GB"/>
        </w:rPr>
        <w:t>i</w:t>
      </w:r>
      <w:proofErr w:type="spellEnd"/>
      <w:r w:rsidR="009A640B">
        <w:rPr>
          <w:lang w:val="en-GB"/>
        </w:rPr>
        <w:t xml:space="preserve">, the soil water potential is </w:t>
      </w:r>
      <w:proofErr w:type="spellStart"/>
      <w:r w:rsidR="009A640B">
        <w:rPr>
          <w:lang w:val="en-GB"/>
        </w:rPr>
        <w:t>H</w:t>
      </w:r>
      <w:r w:rsidR="009A640B" w:rsidRPr="009A640B">
        <w:rPr>
          <w:vertAlign w:val="subscript"/>
          <w:lang w:val="en-GB"/>
        </w:rPr>
        <w:t>eff</w:t>
      </w:r>
      <w:proofErr w:type="spellEnd"/>
      <w:r w:rsidR="009A640B">
        <w:rPr>
          <w:lang w:val="en-GB"/>
        </w:rPr>
        <w:t>+</w:t>
      </w:r>
      <w:r w:rsidR="009A640B" w:rsidRPr="009A640B">
        <w:rPr>
          <w:rFonts w:ascii="Symbol" w:hAnsi="Symbol"/>
          <w:lang w:val="en-GB"/>
        </w:rPr>
        <w:t></w:t>
      </w:r>
      <w:proofErr w:type="spellStart"/>
      <w:r w:rsidR="009A640B">
        <w:rPr>
          <w:lang w:val="en-GB"/>
        </w:rPr>
        <w:t>H</w:t>
      </w:r>
      <w:r w:rsidR="009A640B" w:rsidRPr="009A640B">
        <w:rPr>
          <w:vertAlign w:val="subscript"/>
          <w:lang w:val="en-GB"/>
        </w:rPr>
        <w:t>soil,i</w:t>
      </w:r>
      <w:proofErr w:type="spellEnd"/>
      <w:r w:rsidR="009A640B">
        <w:rPr>
          <w:lang w:val="en-GB"/>
        </w:rPr>
        <w:t xml:space="preserve"> and in all other root nodes, </w:t>
      </w:r>
      <w:proofErr w:type="spellStart"/>
      <w:r w:rsidR="009A640B">
        <w:rPr>
          <w:lang w:val="en-GB"/>
        </w:rPr>
        <w:t>H</w:t>
      </w:r>
      <w:r w:rsidR="009A640B" w:rsidRPr="009A640B">
        <w:rPr>
          <w:vertAlign w:val="subscript"/>
          <w:lang w:val="en-GB"/>
        </w:rPr>
        <w:t>soil,j</w:t>
      </w:r>
      <w:proofErr w:type="spellEnd"/>
      <w:r w:rsidR="009A640B">
        <w:rPr>
          <w:lang w:val="en-GB"/>
        </w:rPr>
        <w:t xml:space="preserve"> = </w:t>
      </w:r>
      <w:proofErr w:type="spellStart"/>
      <w:r w:rsidR="009A640B">
        <w:rPr>
          <w:lang w:val="en-GB"/>
        </w:rPr>
        <w:t>H</w:t>
      </w:r>
      <w:r w:rsidR="009A640B" w:rsidRPr="009A640B">
        <w:rPr>
          <w:vertAlign w:val="subscript"/>
          <w:lang w:val="en-GB"/>
        </w:rPr>
        <w:t>eff</w:t>
      </w:r>
      <w:proofErr w:type="spellEnd"/>
      <w:r w:rsidR="009A640B">
        <w:rPr>
          <w:lang w:val="en-GB"/>
        </w:rPr>
        <w:t>-SUF[</w:t>
      </w:r>
      <w:proofErr w:type="spellStart"/>
      <w:r w:rsidR="009A640B">
        <w:rPr>
          <w:lang w:val="en-GB"/>
        </w:rPr>
        <w:t>i</w:t>
      </w:r>
      <w:proofErr w:type="spellEnd"/>
      <w:r w:rsidR="009A640B">
        <w:rPr>
          <w:lang w:val="en-GB"/>
        </w:rPr>
        <w:t>]</w:t>
      </w:r>
      <w:r w:rsidR="009A640B" w:rsidRPr="009A640B">
        <w:rPr>
          <w:rFonts w:ascii="Symbol" w:hAnsi="Symbol"/>
          <w:lang w:val="en-GB"/>
        </w:rPr>
        <w:t></w:t>
      </w:r>
      <w:r w:rsidR="009A640B" w:rsidRPr="009A640B">
        <w:rPr>
          <w:rFonts w:ascii="Symbol" w:hAnsi="Symbol"/>
          <w:lang w:val="en-GB"/>
        </w:rPr>
        <w:t></w:t>
      </w:r>
      <w:proofErr w:type="spellStart"/>
      <w:r w:rsidR="009A640B">
        <w:rPr>
          <w:lang w:val="en-GB"/>
        </w:rPr>
        <w:t>H</w:t>
      </w:r>
      <w:r w:rsidR="009A640B" w:rsidRPr="009A640B">
        <w:rPr>
          <w:vertAlign w:val="subscript"/>
          <w:lang w:val="en-GB"/>
        </w:rPr>
        <w:t>soil,</w:t>
      </w:r>
      <w:r w:rsidR="009A640B">
        <w:rPr>
          <w:vertAlign w:val="subscript"/>
          <w:lang w:val="en-GB"/>
        </w:rPr>
        <w:t>i</w:t>
      </w:r>
      <w:proofErr w:type="spellEnd"/>
      <w:r w:rsidR="009A640B">
        <w:rPr>
          <w:vertAlign w:val="subscript"/>
          <w:lang w:val="en-GB"/>
        </w:rPr>
        <w:t xml:space="preserve"> </w:t>
      </w:r>
      <w:r w:rsidR="009A640B">
        <w:rPr>
          <w:lang w:val="en-GB"/>
        </w:rPr>
        <w:t>/(1-SUF[</w:t>
      </w:r>
      <w:proofErr w:type="spellStart"/>
      <w:r w:rsidR="009A640B">
        <w:rPr>
          <w:lang w:val="en-GB"/>
        </w:rPr>
        <w:t>i</w:t>
      </w:r>
      <w:proofErr w:type="spellEnd"/>
      <w:r w:rsidR="009A640B">
        <w:rPr>
          <w:lang w:val="en-GB"/>
        </w:rPr>
        <w:t>])</w:t>
      </w:r>
      <w:r w:rsidR="00760790">
        <w:rPr>
          <w:lang w:val="en-GB"/>
        </w:rPr>
        <w:t xml:space="preserve">, then </w:t>
      </w:r>
      <w:r w:rsidR="007A43AD">
        <w:rPr>
          <w:lang w:val="en-GB"/>
        </w:rPr>
        <w:t xml:space="preserve">we can define </w:t>
      </w:r>
      <w:r w:rsidR="00760790" w:rsidRPr="007A43AD">
        <w:rPr>
          <w:rFonts w:ascii="Symbol" w:hAnsi="Symbol"/>
          <w:lang w:val="en-GB"/>
        </w:rPr>
        <w:t></w:t>
      </w:r>
      <w:r w:rsidR="00760790">
        <w:rPr>
          <w:lang w:val="en-GB"/>
        </w:rPr>
        <w:t>Q</w:t>
      </w:r>
      <w:r w:rsidR="00760790" w:rsidRPr="007A43AD">
        <w:rPr>
          <w:vertAlign w:val="subscript"/>
          <w:lang w:val="en-GB"/>
        </w:rPr>
        <w:t>i</w:t>
      </w:r>
      <w:r w:rsidR="00760790">
        <w:rPr>
          <w:lang w:val="en-GB"/>
        </w:rPr>
        <w:t xml:space="preserve"> = </w:t>
      </w:r>
      <w:proofErr w:type="spellStart"/>
      <w:r w:rsidR="007A43AD">
        <w:rPr>
          <w:lang w:val="en-GB"/>
        </w:rPr>
        <w:t>k</w:t>
      </w:r>
      <w:r w:rsidR="007A43AD" w:rsidRPr="007A43AD">
        <w:rPr>
          <w:vertAlign w:val="subscript"/>
          <w:lang w:val="en-GB"/>
        </w:rPr>
        <w:t>comp,i</w:t>
      </w:r>
      <w:proofErr w:type="spellEnd"/>
      <w:r w:rsidR="007A43AD">
        <w:rPr>
          <w:lang w:val="en-GB"/>
        </w:rPr>
        <w:t xml:space="preserve"> </w:t>
      </w:r>
      <w:r w:rsidR="007A43AD" w:rsidRPr="009A640B">
        <w:rPr>
          <w:rFonts w:ascii="Symbol" w:hAnsi="Symbol"/>
          <w:lang w:val="en-GB"/>
        </w:rPr>
        <w:t></w:t>
      </w:r>
      <w:proofErr w:type="spellStart"/>
      <w:r w:rsidR="007A43AD">
        <w:rPr>
          <w:lang w:val="en-GB"/>
        </w:rPr>
        <w:t>H</w:t>
      </w:r>
      <w:r w:rsidR="007A43AD" w:rsidRPr="009A640B">
        <w:rPr>
          <w:vertAlign w:val="subscript"/>
          <w:lang w:val="en-GB"/>
        </w:rPr>
        <w:t>soil,i</w:t>
      </w:r>
      <w:proofErr w:type="spellEnd"/>
      <w:r w:rsidR="007A43AD">
        <w:rPr>
          <w:lang w:val="en-GB"/>
        </w:rPr>
        <w:t>/(1-SUF[</w:t>
      </w:r>
      <w:proofErr w:type="spellStart"/>
      <w:r w:rsidR="007A43AD">
        <w:rPr>
          <w:lang w:val="en-GB"/>
        </w:rPr>
        <w:t>i</w:t>
      </w:r>
      <w:proofErr w:type="spellEnd"/>
      <w:r w:rsidR="007A43AD">
        <w:rPr>
          <w:lang w:val="en-GB"/>
        </w:rPr>
        <w:t>])</w:t>
      </w:r>
      <w:r w:rsidR="00A06847">
        <w:rPr>
          <w:lang w:val="en-GB"/>
        </w:rPr>
        <w:t>.</w:t>
      </w:r>
      <w:r w:rsidR="007A43AD">
        <w:rPr>
          <w:lang w:val="en-GB"/>
        </w:rPr>
        <w:t xml:space="preserve"> </w:t>
      </w:r>
      <w:proofErr w:type="spellStart"/>
      <w:r w:rsidR="007A43AD">
        <w:rPr>
          <w:lang w:val="en-GB"/>
        </w:rPr>
        <w:t>k</w:t>
      </w:r>
      <w:r w:rsidR="007A43AD" w:rsidRPr="007A43AD">
        <w:rPr>
          <w:vertAlign w:val="subscript"/>
          <w:lang w:val="en-GB"/>
        </w:rPr>
        <w:t>comp,i</w:t>
      </w:r>
      <w:proofErr w:type="spellEnd"/>
      <w:r w:rsidR="007A43AD">
        <w:rPr>
          <w:lang w:val="en-GB"/>
        </w:rPr>
        <w:t xml:space="preserve"> represents the compensatory root system conductance to transfer water towards node </w:t>
      </w:r>
      <w:proofErr w:type="spellStart"/>
      <w:r w:rsidR="007A43AD">
        <w:rPr>
          <w:lang w:val="en-GB"/>
        </w:rPr>
        <w:t>i</w:t>
      </w:r>
      <w:proofErr w:type="spellEnd"/>
      <w:r w:rsidR="007A43AD">
        <w:rPr>
          <w:lang w:val="en-GB"/>
        </w:rPr>
        <w:t xml:space="preserve"> when there is a water potential difference between the soil water potential at node </w:t>
      </w:r>
      <w:proofErr w:type="spellStart"/>
      <w:r w:rsidR="007A43AD">
        <w:rPr>
          <w:lang w:val="en-GB"/>
        </w:rPr>
        <w:t>i</w:t>
      </w:r>
      <w:proofErr w:type="spellEnd"/>
      <w:r w:rsidR="007A43AD">
        <w:rPr>
          <w:lang w:val="en-GB"/>
        </w:rPr>
        <w:t xml:space="preserve"> and the other nodes in the root system, which all have the same water potential</w:t>
      </w:r>
      <w:r w:rsidR="00A06847">
        <w:rPr>
          <w:lang w:val="en-GB"/>
        </w:rPr>
        <w:t xml:space="preserve">. </w:t>
      </w:r>
      <w:r w:rsidR="00A06847" w:rsidRPr="00A06847">
        <w:rPr>
          <w:rFonts w:ascii="Symbol" w:hAnsi="Symbol"/>
          <w:lang w:val="en-GB"/>
        </w:rPr>
        <w:t></w:t>
      </w:r>
      <w:proofErr w:type="gramStart"/>
      <w:r w:rsidR="00A06847">
        <w:rPr>
          <w:lang w:val="en-GB"/>
        </w:rPr>
        <w:t>Q(</w:t>
      </w:r>
      <w:proofErr w:type="spellStart"/>
      <w:proofErr w:type="gramEnd"/>
      <w:r w:rsidR="00A06847">
        <w:rPr>
          <w:lang w:val="en-GB"/>
        </w:rPr>
        <w:t>i</w:t>
      </w:r>
      <w:proofErr w:type="spellEnd"/>
      <w:r w:rsidR="00A06847">
        <w:rPr>
          <w:lang w:val="en-GB"/>
        </w:rPr>
        <w:t xml:space="preserve">) and </w:t>
      </w:r>
      <w:proofErr w:type="spellStart"/>
      <w:r w:rsidR="00A06847">
        <w:rPr>
          <w:lang w:val="en-GB"/>
        </w:rPr>
        <w:t>k</w:t>
      </w:r>
      <w:r w:rsidR="00A06847" w:rsidRPr="00A06847">
        <w:rPr>
          <w:vertAlign w:val="subscript"/>
          <w:lang w:val="en-GB"/>
        </w:rPr>
        <w:t>comp,i</w:t>
      </w:r>
      <w:proofErr w:type="spellEnd"/>
      <w:r w:rsidR="00A06847">
        <w:rPr>
          <w:lang w:val="en-GB"/>
        </w:rPr>
        <w:t xml:space="preserve"> are related to the </w:t>
      </w:r>
      <w:r w:rsidR="00A06847" w:rsidRPr="00A06847">
        <w:rPr>
          <w:b/>
          <w:lang w:val="en-GB"/>
        </w:rPr>
        <w:t>C6</w:t>
      </w:r>
      <w:r w:rsidR="00A06847">
        <w:rPr>
          <w:lang w:val="en-GB"/>
        </w:rPr>
        <w:t xml:space="preserve"> matrix and </w:t>
      </w:r>
      <w:r w:rsidR="00A06847" w:rsidRPr="00A06847">
        <w:rPr>
          <w:b/>
          <w:lang w:val="en-GB"/>
        </w:rPr>
        <w:t>SUF</w:t>
      </w:r>
      <w:r w:rsidR="00A06847">
        <w:rPr>
          <w:lang w:val="en-GB"/>
        </w:rPr>
        <w:t xml:space="preserve"> vector as: </w:t>
      </w:r>
    </w:p>
    <w:p w14:paraId="548F16F5" w14:textId="77777777" w:rsidR="00E43368" w:rsidRDefault="00E64ECC" w:rsidP="00E43368">
      <w:pPr>
        <w:rPr>
          <w:lang w:val="en-GB"/>
        </w:rPr>
      </w:pPr>
      <w:r w:rsidRPr="00E43368">
        <w:rPr>
          <w:position w:val="-62"/>
          <w:lang w:val="en-GB"/>
        </w:rPr>
        <w:object w:dxaOrig="7940" w:dyaOrig="1880" w14:anchorId="67F59CD9">
          <v:shape id="_x0000_i1040" type="#_x0000_t75" style="width:396.75pt;height:94.5pt" o:ole="">
            <v:imagedata r:id="rId37" o:title=""/>
          </v:shape>
          <o:OLEObject Type="Embed" ProgID="Equation.DSMT4" ShapeID="_x0000_i1040" DrawAspect="Content" ObjectID="_1631633188" r:id="rId38"/>
        </w:object>
      </w:r>
    </w:p>
    <w:p w14:paraId="4EBC3C75" w14:textId="4DC5327F" w:rsidR="00E43368" w:rsidRPr="007A43AD" w:rsidRDefault="00114D46">
      <w:pPr>
        <w:rPr>
          <w:lang w:val="en-GB"/>
        </w:rPr>
      </w:pPr>
      <w:proofErr w:type="gramStart"/>
      <w:r>
        <w:rPr>
          <w:lang w:val="en-GB"/>
        </w:rPr>
        <w:t>since</w:t>
      </w:r>
      <w:proofErr w:type="gramEnd"/>
    </w:p>
    <w:p w14:paraId="3F210520" w14:textId="77777777" w:rsidR="00114D46" w:rsidRDefault="00E64ECC" w:rsidP="00114D46">
      <w:pPr>
        <w:rPr>
          <w:lang w:val="en-GB"/>
        </w:rPr>
      </w:pPr>
      <w:r w:rsidRPr="00114D46">
        <w:rPr>
          <w:position w:val="-30"/>
          <w:lang w:val="en-GB"/>
        </w:rPr>
        <w:object w:dxaOrig="2299" w:dyaOrig="560" w14:anchorId="64C044EC">
          <v:shape id="_x0000_i1041" type="#_x0000_t75" style="width:115.5pt;height:28.5pt" o:ole="">
            <v:imagedata r:id="rId39" o:title=""/>
          </v:shape>
          <o:OLEObject Type="Embed" ProgID="Equation.DSMT4" ShapeID="_x0000_i1041" DrawAspect="Content" ObjectID="_1631633189" r:id="rId40"/>
        </w:object>
      </w:r>
    </w:p>
    <w:p w14:paraId="1B1C9E3A" w14:textId="403C36DE" w:rsidR="00114D46" w:rsidRPr="00DE0312" w:rsidRDefault="00114D46" w:rsidP="00114D46">
      <w:pPr>
        <w:pStyle w:val="MTDisplayEquation"/>
        <w:rPr>
          <w:lang w:val="en-GB"/>
        </w:rPr>
      </w:pPr>
      <w:r w:rsidRPr="00DE0312">
        <w:rPr>
          <w:lang w:val="en-GB"/>
        </w:rPr>
        <w:t>We assume</w:t>
      </w:r>
      <w:r>
        <w:rPr>
          <w:lang w:val="en-GB"/>
        </w:rPr>
        <w:t xml:space="preserve"> now</w:t>
      </w:r>
      <w:r w:rsidRPr="00DE0312">
        <w:rPr>
          <w:lang w:val="en-GB"/>
        </w:rPr>
        <w:t xml:space="preserve"> a root system in which all soil nodes are connected via one radial and one axial resistance to the collar node so that the overall resistance to flow from one soil-root node to the collar is equal to the sum of the axial plus radial resistances. We call this root system the ‘parallel root system’ (see </w:t>
      </w:r>
      <w:r w:rsidRPr="00DE0312">
        <w:rPr>
          <w:lang w:val="en-GB"/>
        </w:rPr>
        <w:fldChar w:fldCharType="begin"/>
      </w:r>
      <w:r w:rsidRPr="00DE0312">
        <w:rPr>
          <w:lang w:val="en-GB"/>
        </w:rPr>
        <w:instrText xml:space="preserve"> REF _Ref448074 \h </w:instrText>
      </w:r>
      <w:r w:rsidRPr="00DE0312">
        <w:rPr>
          <w:lang w:val="en-GB"/>
        </w:rPr>
      </w:r>
      <w:r w:rsidRPr="00DE0312">
        <w:rPr>
          <w:lang w:val="en-GB"/>
        </w:rPr>
        <w:fldChar w:fldCharType="separate"/>
      </w:r>
      <w:r w:rsidRPr="00DE0312">
        <w:rPr>
          <w:lang w:val="en-GB"/>
        </w:rPr>
        <w:t xml:space="preserve">Figure </w:t>
      </w:r>
      <w:r w:rsidRPr="00DE0312">
        <w:rPr>
          <w:noProof/>
          <w:lang w:val="en-GB"/>
        </w:rPr>
        <w:t>1</w:t>
      </w:r>
      <w:r w:rsidRPr="00DE0312">
        <w:rPr>
          <w:lang w:val="en-GB"/>
        </w:rPr>
        <w:fldChar w:fldCharType="end"/>
      </w:r>
      <w:r w:rsidRPr="00DE0312">
        <w:rPr>
          <w:lang w:val="en-GB"/>
        </w:rPr>
        <w:t xml:space="preserve">). The radial and axial resistances for each soil node can however be different. Also a root system in which there is no resistance to axial flow can be considered as a system in which all soil nodes are connected directly to the root collar. But, it is important to keep in mind that systems with a significant axial root resistance can also be considered, as long as there is a </w:t>
      </w:r>
      <w:r w:rsidRPr="00DE0312">
        <w:rPr>
          <w:lang w:val="en-GB"/>
        </w:rPr>
        <w:lastRenderedPageBreak/>
        <w:t>direct connection between the soil node and the root collar</w:t>
      </w:r>
      <w:r w:rsidR="00A06847">
        <w:rPr>
          <w:lang w:val="en-GB"/>
        </w:rPr>
        <w:t xml:space="preserve"> without additional intermediate nodes that connect to the soil</w:t>
      </w:r>
      <w:r w:rsidRPr="00DE0312">
        <w:rPr>
          <w:lang w:val="en-GB"/>
        </w:rPr>
        <w:t>. For instance fibrous root systems with only primary roots in which uptake takes only place near the root tip but not at the more basal ends of the primary roots can also be represented by this root system model. For such a root system, it follows that</w:t>
      </w:r>
      <w:r w:rsidR="00A06847">
        <w:rPr>
          <w:lang w:val="en-GB"/>
        </w:rPr>
        <w:t>:</w:t>
      </w:r>
    </w:p>
    <w:p w14:paraId="33EECA66" w14:textId="77777777" w:rsidR="00114D46" w:rsidRPr="00DE0312" w:rsidRDefault="00114D46" w:rsidP="00114D46">
      <w:pPr>
        <w:pStyle w:val="MTDisplayEquation"/>
        <w:rPr>
          <w:lang w:val="en-GB"/>
        </w:rPr>
      </w:pPr>
      <w:r w:rsidRPr="00DE0312">
        <w:rPr>
          <w:lang w:val="en-GB"/>
        </w:rPr>
        <w:tab/>
      </w:r>
      <w:r w:rsidRPr="00114D46">
        <w:rPr>
          <w:position w:val="-16"/>
          <w:lang w:val="en-GB"/>
        </w:rPr>
        <w:object w:dxaOrig="3100" w:dyaOrig="440" w14:anchorId="3E493FAD">
          <v:shape id="_x0000_i1042" type="#_x0000_t75" style="width:154.5pt;height:22.5pt" o:ole="">
            <v:imagedata r:id="rId41" o:title=""/>
          </v:shape>
          <o:OLEObject Type="Embed" ProgID="Equation.DSMT4" ShapeID="_x0000_i1042" DrawAspect="Content" ObjectID="_1631633190" r:id="rId42"/>
        </w:object>
      </w:r>
      <w:r w:rsidRPr="00DE0312">
        <w:rPr>
          <w:lang w:val="en-GB"/>
        </w:rPr>
        <w:t xml:space="preserve"> </w:t>
      </w:r>
    </w:p>
    <w:p w14:paraId="3497CABB" w14:textId="1217EC8D" w:rsidR="00114D46" w:rsidRDefault="00114D46" w:rsidP="00114D46">
      <w:pPr>
        <w:rPr>
          <w:lang w:val="en-GB"/>
        </w:rPr>
      </w:pPr>
      <w:r w:rsidRPr="00DE0312">
        <w:rPr>
          <w:lang w:val="en-GB"/>
        </w:rPr>
        <w:t xml:space="preserve">If we consider that </w:t>
      </w:r>
      <w:proofErr w:type="spellStart"/>
      <w:r w:rsidRPr="003F16BB">
        <w:rPr>
          <w:lang w:val="en-GB"/>
        </w:rPr>
        <w:t>k</w:t>
      </w:r>
      <w:r w:rsidRPr="00A06847">
        <w:rPr>
          <w:vertAlign w:val="subscript"/>
          <w:lang w:val="en-GB"/>
        </w:rPr>
        <w:t>comp</w:t>
      </w:r>
      <w:proofErr w:type="gramStart"/>
      <w:r w:rsidRPr="00A06847">
        <w:rPr>
          <w:vertAlign w:val="subscript"/>
          <w:lang w:val="en-GB"/>
        </w:rPr>
        <w:t>,i</w:t>
      </w:r>
      <w:proofErr w:type="spellEnd"/>
      <w:proofErr w:type="gramEnd"/>
      <w:r w:rsidRPr="00A06847">
        <w:rPr>
          <w:vertAlign w:val="subscript"/>
          <w:lang w:val="en-GB"/>
        </w:rPr>
        <w:t xml:space="preserve"> </w:t>
      </w:r>
      <w:r w:rsidRPr="00DE0312">
        <w:rPr>
          <w:lang w:val="en-GB"/>
        </w:rPr>
        <w:t xml:space="preserve">represents the resistance to the flow from all the soil nodes to node </w:t>
      </w:r>
      <w:proofErr w:type="spellStart"/>
      <w:r w:rsidRPr="00DE0312">
        <w:rPr>
          <w:lang w:val="en-GB"/>
        </w:rPr>
        <w:t>i</w:t>
      </w:r>
      <w:proofErr w:type="spellEnd"/>
      <w:r w:rsidRPr="00DE0312">
        <w:rPr>
          <w:lang w:val="en-GB"/>
        </w:rPr>
        <w:t xml:space="preserve"> via the collar, then flow takes place from the soil to the collar through a fraction 1-SUF</w:t>
      </w:r>
      <w:r>
        <w:rPr>
          <w:lang w:val="en-GB"/>
        </w:rPr>
        <w:t>[</w:t>
      </w:r>
      <w:proofErr w:type="spellStart"/>
      <w:r>
        <w:rPr>
          <w:lang w:val="en-GB"/>
        </w:rPr>
        <w:t>i</w:t>
      </w:r>
      <w:proofErr w:type="spellEnd"/>
      <w:r>
        <w:rPr>
          <w:lang w:val="en-GB"/>
        </w:rPr>
        <w:t>]</w:t>
      </w:r>
      <w:r w:rsidRPr="00DE0312">
        <w:rPr>
          <w:lang w:val="en-GB"/>
        </w:rPr>
        <w:t xml:space="preserve"> of the system. Instead of freely flowing out at the root collar, the flow must return via root </w:t>
      </w:r>
      <w:proofErr w:type="spellStart"/>
      <w:r w:rsidRPr="00DE0312">
        <w:rPr>
          <w:lang w:val="en-GB"/>
        </w:rPr>
        <w:t>i</w:t>
      </w:r>
      <w:proofErr w:type="spellEnd"/>
      <w:r w:rsidRPr="00DE0312">
        <w:rPr>
          <w:lang w:val="en-GB"/>
        </w:rPr>
        <w:t xml:space="preserve"> to soil node </w:t>
      </w:r>
      <w:proofErr w:type="spellStart"/>
      <w:r w:rsidRPr="00DE0312">
        <w:rPr>
          <w:lang w:val="en-GB"/>
        </w:rPr>
        <w:t>i</w:t>
      </w:r>
      <w:proofErr w:type="spellEnd"/>
      <w:r w:rsidRPr="00DE0312">
        <w:rPr>
          <w:lang w:val="en-GB"/>
        </w:rPr>
        <w:t xml:space="preserve"> and leading to an extra resistance which is accounted for by the factor SUF</w:t>
      </w:r>
      <w:r>
        <w:rPr>
          <w:lang w:val="en-GB"/>
        </w:rPr>
        <w:t>[</w:t>
      </w:r>
      <w:proofErr w:type="spellStart"/>
      <w:r>
        <w:rPr>
          <w:lang w:val="en-GB"/>
        </w:rPr>
        <w:t>i</w:t>
      </w:r>
      <w:proofErr w:type="spellEnd"/>
      <w:r>
        <w:rPr>
          <w:lang w:val="en-GB"/>
        </w:rPr>
        <w:t>]</w:t>
      </w:r>
      <w:r w:rsidRPr="00DE0312">
        <w:rPr>
          <w:lang w:val="en-GB"/>
        </w:rPr>
        <w:t>.</w:t>
      </w:r>
    </w:p>
    <w:p w14:paraId="4A115010" w14:textId="71EF0C8E" w:rsidR="002E5B45" w:rsidRPr="00DE0312" w:rsidRDefault="002E5B45" w:rsidP="002E5B45">
      <w:pPr>
        <w:rPr>
          <w:lang w:val="en-GB"/>
        </w:rPr>
      </w:pPr>
      <w:r w:rsidRPr="00DE0312">
        <w:rPr>
          <w:lang w:val="en-GB"/>
        </w:rPr>
        <w:t>In the same vein, it can be deduced that</w:t>
      </w:r>
      <w:r w:rsidR="004719C9">
        <w:rPr>
          <w:lang w:val="en-GB"/>
        </w:rPr>
        <w:t xml:space="preserve"> for such a root system</w:t>
      </w:r>
      <w:r w:rsidRPr="00DE0312">
        <w:rPr>
          <w:lang w:val="en-GB"/>
        </w:rPr>
        <w:t xml:space="preserve">: </w:t>
      </w:r>
    </w:p>
    <w:p w14:paraId="153951E7" w14:textId="77777777" w:rsidR="002E5B45" w:rsidRPr="00DE0312" w:rsidRDefault="002E5B45" w:rsidP="002E5B45">
      <w:pPr>
        <w:pStyle w:val="MTDisplayEquation"/>
        <w:rPr>
          <w:lang w:val="en-GB"/>
        </w:rPr>
      </w:pPr>
      <w:r w:rsidRPr="00DE0312">
        <w:rPr>
          <w:lang w:val="en-GB"/>
        </w:rPr>
        <w:tab/>
      </w:r>
      <w:r w:rsidRPr="00DE0312">
        <w:rPr>
          <w:position w:val="-4"/>
          <w:lang w:val="en-GB"/>
        </w:rPr>
        <w:object w:dxaOrig="180" w:dyaOrig="279" w14:anchorId="3779BC22">
          <v:shape id="_x0000_i1043" type="#_x0000_t75" style="width:9pt;height:14.25pt" o:ole="">
            <v:imagedata r:id="rId43" o:title=""/>
          </v:shape>
          <o:OLEObject Type="Embed" ProgID="Equation.DSMT4" ShapeID="_x0000_i1043" DrawAspect="Content" ObjectID="_1631633191" r:id="rId44"/>
        </w:object>
      </w:r>
      <w:r w:rsidRPr="002E5B45">
        <w:rPr>
          <w:position w:val="-34"/>
          <w:lang w:val="en-GB"/>
        </w:rPr>
        <w:object w:dxaOrig="3500" w:dyaOrig="760" w14:anchorId="54332B4F">
          <v:shape id="_x0000_i1044" type="#_x0000_t75" style="width:175.5pt;height:38.25pt" o:ole="">
            <v:imagedata r:id="rId45" o:title=""/>
          </v:shape>
          <o:OLEObject Type="Embed" ProgID="Equation.DSMT4" ShapeID="_x0000_i1044" DrawAspect="Content" ObjectID="_1631633192" r:id="rId46"/>
        </w:object>
      </w:r>
    </w:p>
    <w:p w14:paraId="3A111702" w14:textId="511907BB" w:rsidR="00114D46" w:rsidRDefault="000F7875">
      <w:pPr>
        <w:rPr>
          <w:lang w:val="en-GB"/>
        </w:rPr>
      </w:pPr>
      <w:r>
        <w:rPr>
          <w:lang w:val="en-GB"/>
        </w:rPr>
        <w:t xml:space="preserve">The </w:t>
      </w:r>
      <w:proofErr w:type="spellStart"/>
      <w:r>
        <w:rPr>
          <w:lang w:val="en-GB"/>
        </w:rPr>
        <w:t>jth</w:t>
      </w:r>
      <w:proofErr w:type="spellEnd"/>
      <w:r>
        <w:rPr>
          <w:lang w:val="en-GB"/>
        </w:rPr>
        <w:t xml:space="preserve"> column of the </w:t>
      </w:r>
      <w:r w:rsidRPr="00A06847">
        <w:rPr>
          <w:b/>
          <w:lang w:val="en-GB"/>
        </w:rPr>
        <w:t>C</w:t>
      </w:r>
      <w:r w:rsidRPr="00A06847">
        <w:rPr>
          <w:b/>
          <w:vertAlign w:val="subscript"/>
          <w:lang w:val="en-GB"/>
        </w:rPr>
        <w:t>6</w:t>
      </w:r>
      <w:r>
        <w:rPr>
          <w:lang w:val="en-GB"/>
        </w:rPr>
        <w:t xml:space="preserve"> matrix represents to what extent water from the </w:t>
      </w:r>
      <w:proofErr w:type="spellStart"/>
      <w:r>
        <w:rPr>
          <w:lang w:val="en-GB"/>
        </w:rPr>
        <w:t>jth</w:t>
      </w:r>
      <w:proofErr w:type="spellEnd"/>
      <w:r>
        <w:rPr>
          <w:lang w:val="en-GB"/>
        </w:rPr>
        <w:t xml:space="preserve"> node can flow to the other nodes in the system. </w:t>
      </w:r>
      <w:r w:rsidR="00115331">
        <w:rPr>
          <w:lang w:val="en-GB"/>
        </w:rPr>
        <w:t>For a parallel root system in which the flow must pass through the collar node,</w:t>
      </w:r>
      <w:r w:rsidR="00A06847">
        <w:rPr>
          <w:lang w:val="en-GB"/>
        </w:rPr>
        <w:t xml:space="preserve"> and</w:t>
      </w:r>
      <w:r w:rsidR="00115331">
        <w:rPr>
          <w:lang w:val="en-GB"/>
        </w:rPr>
        <w:t xml:space="preserve"> the flow from node j to node </w:t>
      </w:r>
      <w:proofErr w:type="spellStart"/>
      <w:r w:rsidR="00115331">
        <w:rPr>
          <w:lang w:val="en-GB"/>
        </w:rPr>
        <w:t>i</w:t>
      </w:r>
      <w:proofErr w:type="spellEnd"/>
      <w:r w:rsidR="00115331">
        <w:rPr>
          <w:lang w:val="en-GB"/>
        </w:rPr>
        <w:t xml:space="preserve"> is proportional to the conductance for the flow from node j to the collar node and hence to SUF[j]. </w:t>
      </w:r>
      <w:r w:rsidR="00463E4D">
        <w:rPr>
          <w:lang w:val="en-GB"/>
        </w:rPr>
        <w:t xml:space="preserve">Based on this, we can write the </w:t>
      </w:r>
      <w:r w:rsidR="00463E4D" w:rsidRPr="0094134C">
        <w:rPr>
          <w:b/>
          <w:lang w:val="en-GB"/>
        </w:rPr>
        <w:t>C</w:t>
      </w:r>
      <w:r w:rsidR="00463E4D" w:rsidRPr="0094134C">
        <w:rPr>
          <w:b/>
          <w:vertAlign w:val="subscript"/>
          <w:lang w:val="en-GB"/>
        </w:rPr>
        <w:t>6</w:t>
      </w:r>
      <w:r w:rsidR="00463E4D" w:rsidRPr="0094134C">
        <w:rPr>
          <w:b/>
          <w:lang w:val="en-GB"/>
        </w:rPr>
        <w:t xml:space="preserve"> </w:t>
      </w:r>
      <w:r w:rsidR="00463E4D">
        <w:rPr>
          <w:lang w:val="en-GB"/>
        </w:rPr>
        <w:t>matrix for this root system as:</w:t>
      </w:r>
    </w:p>
    <w:p w14:paraId="5B0B0704" w14:textId="60EC1938" w:rsidR="00463E4D" w:rsidRDefault="00463E4D">
      <w:pPr>
        <w:rPr>
          <w:lang w:val="en-GB"/>
        </w:rPr>
      </w:pPr>
      <w:r w:rsidRPr="002E5B45">
        <w:rPr>
          <w:position w:val="-34"/>
          <w:lang w:val="en-GB"/>
        </w:rPr>
        <w:object w:dxaOrig="7620" w:dyaOrig="800" w14:anchorId="1BE95199">
          <v:shape id="_x0000_i1045" type="#_x0000_t75" style="width:381pt;height:40.5pt" o:ole="">
            <v:imagedata r:id="rId47" o:title=""/>
          </v:shape>
          <o:OLEObject Type="Embed" ProgID="Equation.DSMT4" ShapeID="_x0000_i1045" DrawAspect="Content" ObjectID="_1631633193" r:id="rId48"/>
        </w:object>
      </w:r>
    </w:p>
    <w:p w14:paraId="484A849F" w14:textId="2CD70D06" w:rsidR="00463E4D" w:rsidRDefault="00463E4D">
      <w:pPr>
        <w:rPr>
          <w:lang w:val="en-GB"/>
        </w:rPr>
      </w:pPr>
      <w:r>
        <w:rPr>
          <w:lang w:val="en-GB"/>
        </w:rPr>
        <w:t xml:space="preserve">Since </w:t>
      </w:r>
      <w:r w:rsidRPr="00006F02">
        <w:rPr>
          <w:b/>
          <w:lang w:val="en-GB"/>
        </w:rPr>
        <w:t>SUF</w:t>
      </w:r>
      <w:r w:rsidRPr="00006F02">
        <w:rPr>
          <w:b/>
          <w:vertAlign w:val="superscript"/>
          <w:lang w:val="en-GB"/>
        </w:rPr>
        <w:t>T</w:t>
      </w:r>
      <w:r>
        <w:rPr>
          <w:lang w:val="en-GB"/>
        </w:rPr>
        <w:t xml:space="preserve"> </w:t>
      </w:r>
      <w:proofErr w:type="spellStart"/>
      <w:r w:rsidRPr="00006F02">
        <w:rPr>
          <w:b/>
          <w:lang w:val="en-GB"/>
        </w:rPr>
        <w:t>H</w:t>
      </w:r>
      <w:r w:rsidRPr="00006F02">
        <w:rPr>
          <w:b/>
          <w:vertAlign w:val="subscript"/>
          <w:lang w:val="en-GB"/>
        </w:rPr>
        <w:t>soil</w:t>
      </w:r>
      <w:proofErr w:type="spellEnd"/>
      <w:r w:rsidRPr="00006F02">
        <w:rPr>
          <w:b/>
          <w:lang w:val="en-GB"/>
        </w:rPr>
        <w:t xml:space="preserve"> </w:t>
      </w:r>
      <w:r>
        <w:rPr>
          <w:lang w:val="en-GB"/>
        </w:rPr>
        <w:t xml:space="preserve">= </w:t>
      </w:r>
      <w:proofErr w:type="spellStart"/>
      <w:r>
        <w:rPr>
          <w:lang w:val="en-GB"/>
        </w:rPr>
        <w:t>H</w:t>
      </w:r>
      <w:r w:rsidRPr="0094134C">
        <w:rPr>
          <w:vertAlign w:val="subscript"/>
          <w:lang w:val="en-GB"/>
        </w:rPr>
        <w:t>eff</w:t>
      </w:r>
      <w:proofErr w:type="spellEnd"/>
      <w:r>
        <w:rPr>
          <w:lang w:val="en-GB"/>
        </w:rPr>
        <w:t xml:space="preserve">, it follows that </w:t>
      </w:r>
      <w:r w:rsidR="002561FF">
        <w:rPr>
          <w:lang w:val="en-GB"/>
        </w:rPr>
        <w:t>for a parallel root system:</w:t>
      </w:r>
    </w:p>
    <w:p w14:paraId="47A9CBF3" w14:textId="13297CAA" w:rsidR="008B0C7A" w:rsidRDefault="00463E4D">
      <w:pPr>
        <w:rPr>
          <w:lang w:val="en-GB"/>
        </w:rPr>
      </w:pPr>
      <w:r w:rsidRPr="00463E4D">
        <w:rPr>
          <w:position w:val="-16"/>
          <w:lang w:val="en-GB"/>
        </w:rPr>
        <w:object w:dxaOrig="4800" w:dyaOrig="440" w14:anchorId="119819FB">
          <v:shape id="_x0000_i1046" type="#_x0000_t75" style="width:240pt;height:22.5pt" o:ole="">
            <v:imagedata r:id="rId49" o:title=""/>
          </v:shape>
          <o:OLEObject Type="Embed" ProgID="Equation.DSMT4" ShapeID="_x0000_i1046" DrawAspect="Content" ObjectID="_1631633194" r:id="rId50"/>
        </w:object>
      </w:r>
    </w:p>
    <w:p w14:paraId="0BEDE266" w14:textId="5C264AD4" w:rsidR="00006F02" w:rsidRDefault="00006F02">
      <w:pPr>
        <w:rPr>
          <w:lang w:val="en-GB"/>
        </w:rPr>
      </w:pPr>
      <w:r>
        <w:rPr>
          <w:lang w:val="en-GB"/>
        </w:rPr>
        <w:t>This implies that we can obtain the following equation to simulate root water uptake for the parallel root system:</w:t>
      </w:r>
    </w:p>
    <w:p w14:paraId="1E0CEC2D" w14:textId="55D190E9" w:rsidR="00006F02" w:rsidRDefault="00006F02" w:rsidP="00006F02">
      <w:pPr>
        <w:rPr>
          <w:lang w:val="en-GB"/>
        </w:rPr>
      </w:pPr>
      <w:r w:rsidRPr="00297952">
        <w:rPr>
          <w:position w:val="-16"/>
          <w:lang w:val="en-GB"/>
        </w:rPr>
        <w:object w:dxaOrig="6100" w:dyaOrig="440" w14:anchorId="39557241">
          <v:shape id="_x0000_i1047" type="#_x0000_t75" style="width:305.25pt;height:22.5pt" o:ole="">
            <v:imagedata r:id="rId51" o:title=""/>
          </v:shape>
          <o:OLEObject Type="Embed" ProgID="Equation.DSMT4" ShapeID="_x0000_i1047" DrawAspect="Content" ObjectID="_1631633195" r:id="rId52"/>
        </w:object>
      </w:r>
      <w:r>
        <w:rPr>
          <w:lang w:val="en-GB"/>
        </w:rPr>
        <w:t>,</w:t>
      </w:r>
    </w:p>
    <w:p w14:paraId="286F97FB" w14:textId="1F52EE99" w:rsidR="00006F02" w:rsidRDefault="00006F02">
      <w:pPr>
        <w:rPr>
          <w:lang w:val="en-GB"/>
        </w:rPr>
      </w:pPr>
      <w:proofErr w:type="gramStart"/>
      <w:r>
        <w:rPr>
          <w:lang w:val="en-GB"/>
        </w:rPr>
        <w:t>which</w:t>
      </w:r>
      <w:proofErr w:type="gramEnd"/>
      <w:r>
        <w:rPr>
          <w:lang w:val="en-GB"/>
        </w:rPr>
        <w:t xml:space="preserve"> is identical to the equation proposed by Couvreur et al. 2012. </w:t>
      </w:r>
    </w:p>
    <w:p w14:paraId="40130F0A" w14:textId="2A60387D" w:rsidR="00006F02" w:rsidRDefault="00C557D5">
      <w:pPr>
        <w:rPr>
          <w:lang w:val="en-GB"/>
        </w:rPr>
      </w:pPr>
      <w:r>
        <w:rPr>
          <w:lang w:val="en-GB"/>
        </w:rPr>
        <w:t xml:space="preserve">For a general root system, we can rewrite the general equation which takes a similar form as the equation that we obtained for the parallel root system. </w:t>
      </w:r>
    </w:p>
    <w:p w14:paraId="65D2AEEC" w14:textId="457AD798" w:rsidR="002561FF" w:rsidRDefault="003F16BB">
      <w:pPr>
        <w:rPr>
          <w:lang w:val="en-GB"/>
        </w:rPr>
      </w:pPr>
      <w:r w:rsidRPr="0098649D">
        <w:rPr>
          <w:position w:val="-120"/>
          <w:lang w:val="en-GB"/>
        </w:rPr>
        <w:object w:dxaOrig="7500" w:dyaOrig="2100" w14:anchorId="749CFBF5">
          <v:shape id="_x0000_i1048" type="#_x0000_t75" style="width:375pt;height:105pt" o:ole="">
            <v:imagedata r:id="rId53" o:title=""/>
          </v:shape>
          <o:OLEObject Type="Embed" ProgID="Equation.DSMT4" ShapeID="_x0000_i1048" DrawAspect="Content" ObjectID="_1631633196" r:id="rId54"/>
        </w:object>
      </w:r>
    </w:p>
    <w:p w14:paraId="5E8D7A62" w14:textId="29588057" w:rsidR="002561FF" w:rsidRDefault="00D37C3F">
      <w:pPr>
        <w:rPr>
          <w:lang w:val="en-GB"/>
        </w:rPr>
      </w:pPr>
      <w:r>
        <w:rPr>
          <w:lang w:val="en-GB"/>
        </w:rPr>
        <w:lastRenderedPageBreak/>
        <w:t>For the parallel root system, C</w:t>
      </w:r>
      <w:r w:rsidRPr="00823036">
        <w:rPr>
          <w:vertAlign w:val="subscript"/>
          <w:lang w:val="en-GB"/>
        </w:rPr>
        <w:t>7</w:t>
      </w:r>
      <w:r>
        <w:rPr>
          <w:lang w:val="en-GB"/>
        </w:rPr>
        <w:t xml:space="preserve"> equals the identity matrix</w:t>
      </w:r>
      <w:r w:rsidR="00823036">
        <w:rPr>
          <w:lang w:val="en-GB"/>
        </w:rPr>
        <w:t xml:space="preserve"> and </w:t>
      </w:r>
      <w:proofErr w:type="spellStart"/>
      <w:r w:rsidR="00823036">
        <w:rPr>
          <w:lang w:val="en-GB"/>
        </w:rPr>
        <w:t>Kcomp</w:t>
      </w:r>
      <w:proofErr w:type="spellEnd"/>
      <w:r w:rsidR="00823036">
        <w:rPr>
          <w:lang w:val="en-GB"/>
        </w:rPr>
        <w:t>[</w:t>
      </w:r>
      <w:proofErr w:type="spellStart"/>
      <w:r w:rsidR="00823036">
        <w:rPr>
          <w:lang w:val="en-GB"/>
        </w:rPr>
        <w:t>i</w:t>
      </w:r>
      <w:proofErr w:type="spellEnd"/>
      <w:r w:rsidR="00823036">
        <w:rPr>
          <w:lang w:val="en-GB"/>
        </w:rPr>
        <w:t xml:space="preserve">] equals </w:t>
      </w:r>
      <w:proofErr w:type="spellStart"/>
      <w:r w:rsidR="00823036">
        <w:rPr>
          <w:lang w:val="en-GB"/>
        </w:rPr>
        <w:t>Krs</w:t>
      </w:r>
      <w:proofErr w:type="spellEnd"/>
      <w:r w:rsidR="00823036">
        <w:rPr>
          <w:lang w:val="en-GB"/>
        </w:rPr>
        <w:t xml:space="preserve">. </w:t>
      </w:r>
    </w:p>
    <w:p w14:paraId="2AD39BB5" w14:textId="43EFEAFA" w:rsidR="003F16BB" w:rsidRPr="00877D2F" w:rsidRDefault="00882386">
      <w:pPr>
        <w:rPr>
          <w:lang w:val="en-GB"/>
        </w:rPr>
      </w:pPr>
      <w:r>
        <w:rPr>
          <w:lang w:val="en-GB"/>
        </w:rPr>
        <w:t xml:space="preserve">For the general root system, we find that </w:t>
      </w:r>
      <w:proofErr w:type="spellStart"/>
      <w:r>
        <w:rPr>
          <w:lang w:val="en-GB"/>
        </w:rPr>
        <w:t>K</w:t>
      </w:r>
      <w:r w:rsidRPr="002F7D11">
        <w:rPr>
          <w:vertAlign w:val="subscript"/>
          <w:lang w:val="en-GB"/>
        </w:rPr>
        <w:t>comp</w:t>
      </w:r>
      <w:proofErr w:type="spellEnd"/>
      <w:r>
        <w:rPr>
          <w:lang w:val="en-GB"/>
        </w:rPr>
        <w:t>[</w:t>
      </w:r>
      <w:proofErr w:type="spellStart"/>
      <w:r>
        <w:rPr>
          <w:lang w:val="en-GB"/>
        </w:rPr>
        <w:t>i</w:t>
      </w:r>
      <w:proofErr w:type="spellEnd"/>
      <w:r>
        <w:rPr>
          <w:lang w:val="en-GB"/>
        </w:rPr>
        <w:t xml:space="preserve">] is larger than </w:t>
      </w:r>
      <w:proofErr w:type="spellStart"/>
      <w:r>
        <w:rPr>
          <w:lang w:val="en-GB"/>
        </w:rPr>
        <w:t>Krs</w:t>
      </w:r>
      <w:proofErr w:type="spellEnd"/>
      <w:r>
        <w:rPr>
          <w:lang w:val="en-GB"/>
        </w:rPr>
        <w:t xml:space="preserve">. This means that for a certain </w:t>
      </w:r>
      <w:r w:rsidRPr="009A640B">
        <w:rPr>
          <w:rFonts w:ascii="Symbol" w:hAnsi="Symbol"/>
          <w:lang w:val="en-GB"/>
        </w:rPr>
        <w:t></w:t>
      </w:r>
      <w:proofErr w:type="spellStart"/>
      <w:r>
        <w:rPr>
          <w:lang w:val="en-GB"/>
        </w:rPr>
        <w:t>H</w:t>
      </w:r>
      <w:r w:rsidRPr="009A640B">
        <w:rPr>
          <w:vertAlign w:val="subscript"/>
          <w:lang w:val="en-GB"/>
        </w:rPr>
        <w:t>soil,</w:t>
      </w:r>
      <w:r w:rsidR="00877D2F">
        <w:rPr>
          <w:vertAlign w:val="subscript"/>
          <w:lang w:val="en-GB"/>
        </w:rPr>
        <w:t>i</w:t>
      </w:r>
      <w:proofErr w:type="spellEnd"/>
      <w:r w:rsidR="00877D2F">
        <w:rPr>
          <w:lang w:val="en-GB"/>
        </w:rPr>
        <w:t xml:space="preserve"> in node </w:t>
      </w:r>
      <w:proofErr w:type="spellStart"/>
      <w:r w:rsidR="00877D2F">
        <w:rPr>
          <w:lang w:val="en-GB"/>
        </w:rPr>
        <w:t>i</w:t>
      </w:r>
      <w:proofErr w:type="spellEnd"/>
      <w:r w:rsidR="00877D2F">
        <w:rPr>
          <w:lang w:val="en-GB"/>
        </w:rPr>
        <w:t xml:space="preserve"> and a constant soil water potential in all other nodes j, </w:t>
      </w:r>
      <w:r w:rsidR="00877D2F" w:rsidRPr="00877D2F">
        <w:rPr>
          <w:rFonts w:ascii="Symbol" w:hAnsi="Symbol"/>
          <w:lang w:val="en-GB"/>
        </w:rPr>
        <w:t></w:t>
      </w:r>
      <w:proofErr w:type="spellStart"/>
      <w:r w:rsidR="00877D2F">
        <w:rPr>
          <w:lang w:val="en-GB"/>
        </w:rPr>
        <w:t>H</w:t>
      </w:r>
      <w:r w:rsidR="00877D2F" w:rsidRPr="009A640B">
        <w:rPr>
          <w:vertAlign w:val="subscript"/>
          <w:lang w:val="en-GB"/>
        </w:rPr>
        <w:t>soil,j</w:t>
      </w:r>
      <w:proofErr w:type="spellEnd"/>
      <w:r w:rsidR="00877D2F">
        <w:rPr>
          <w:lang w:val="en-GB"/>
        </w:rPr>
        <w:t xml:space="preserve"> = -SUF[</w:t>
      </w:r>
      <w:proofErr w:type="spellStart"/>
      <w:r w:rsidR="00877D2F">
        <w:rPr>
          <w:lang w:val="en-GB"/>
        </w:rPr>
        <w:t>i</w:t>
      </w:r>
      <w:proofErr w:type="spellEnd"/>
      <w:r w:rsidR="00877D2F">
        <w:rPr>
          <w:lang w:val="en-GB"/>
        </w:rPr>
        <w:t>]</w:t>
      </w:r>
      <w:r w:rsidR="00877D2F" w:rsidRPr="009A640B">
        <w:rPr>
          <w:rFonts w:ascii="Symbol" w:hAnsi="Symbol"/>
          <w:lang w:val="en-GB"/>
        </w:rPr>
        <w:t></w:t>
      </w:r>
      <w:r w:rsidR="00877D2F" w:rsidRPr="009A640B">
        <w:rPr>
          <w:rFonts w:ascii="Symbol" w:hAnsi="Symbol"/>
          <w:lang w:val="en-GB"/>
        </w:rPr>
        <w:t></w:t>
      </w:r>
      <w:proofErr w:type="spellStart"/>
      <w:r w:rsidR="00877D2F">
        <w:rPr>
          <w:lang w:val="en-GB"/>
        </w:rPr>
        <w:t>H</w:t>
      </w:r>
      <w:r w:rsidR="00877D2F" w:rsidRPr="009A640B">
        <w:rPr>
          <w:vertAlign w:val="subscript"/>
          <w:lang w:val="en-GB"/>
        </w:rPr>
        <w:t>soil,</w:t>
      </w:r>
      <w:r w:rsidR="00877D2F">
        <w:rPr>
          <w:vertAlign w:val="subscript"/>
          <w:lang w:val="en-GB"/>
        </w:rPr>
        <w:t>i</w:t>
      </w:r>
      <w:proofErr w:type="spellEnd"/>
      <w:r w:rsidR="00877D2F">
        <w:rPr>
          <w:vertAlign w:val="subscript"/>
          <w:lang w:val="en-GB"/>
        </w:rPr>
        <w:t xml:space="preserve"> </w:t>
      </w:r>
      <w:r w:rsidR="00877D2F">
        <w:rPr>
          <w:lang w:val="en-GB"/>
        </w:rPr>
        <w:t>/(1-SUF[</w:t>
      </w:r>
      <w:proofErr w:type="spellStart"/>
      <w:r w:rsidR="00877D2F">
        <w:rPr>
          <w:lang w:val="en-GB"/>
        </w:rPr>
        <w:t>i</w:t>
      </w:r>
      <w:proofErr w:type="spellEnd"/>
      <w:r w:rsidR="00877D2F">
        <w:rPr>
          <w:lang w:val="en-GB"/>
        </w:rPr>
        <w:t xml:space="preserve">]), there is more redistribution in the general root system than in the parallel root system. In the general root system, the flow from one soil-root interface to another soil-root interface does not </w:t>
      </w:r>
      <w:r w:rsidR="008F52E3">
        <w:rPr>
          <w:lang w:val="en-GB"/>
        </w:rPr>
        <w:t xml:space="preserve">always </w:t>
      </w:r>
      <w:r w:rsidR="00877D2F">
        <w:rPr>
          <w:lang w:val="en-GB"/>
        </w:rPr>
        <w:t xml:space="preserve">have to pass through the collar but can take a shorter way. </w:t>
      </w:r>
      <w:r w:rsidR="0030755F">
        <w:rPr>
          <w:lang w:val="en-GB"/>
        </w:rPr>
        <w:t xml:space="preserve">The diagonal terms of </w:t>
      </w:r>
      <w:r w:rsidR="0030755F" w:rsidRPr="0030755F">
        <w:rPr>
          <w:b/>
          <w:lang w:val="en-GB"/>
        </w:rPr>
        <w:t>C</w:t>
      </w:r>
      <w:r w:rsidR="0030755F" w:rsidRPr="0030755F">
        <w:rPr>
          <w:b/>
          <w:vertAlign w:val="subscript"/>
          <w:lang w:val="en-GB"/>
        </w:rPr>
        <w:t>7</w:t>
      </w:r>
      <w:r w:rsidR="0030755F">
        <w:rPr>
          <w:lang w:val="en-GB"/>
        </w:rPr>
        <w:t xml:space="preserve"> are equal to 1 and the off-diagonal terms of each row of </w:t>
      </w:r>
      <w:r w:rsidR="0030755F" w:rsidRPr="0030755F">
        <w:rPr>
          <w:b/>
          <w:lang w:val="en-GB"/>
        </w:rPr>
        <w:t>C</w:t>
      </w:r>
      <w:r w:rsidR="0030755F" w:rsidRPr="0030755F">
        <w:rPr>
          <w:b/>
          <w:vertAlign w:val="subscript"/>
          <w:lang w:val="en-GB"/>
        </w:rPr>
        <w:t>7</w:t>
      </w:r>
      <w:r w:rsidR="0030755F">
        <w:rPr>
          <w:lang w:val="en-GB"/>
        </w:rPr>
        <w:t xml:space="preserve"> sum up to 0. A negative value of the </w:t>
      </w:r>
      <w:proofErr w:type="spellStart"/>
      <w:r w:rsidR="0030755F">
        <w:rPr>
          <w:lang w:val="en-GB"/>
        </w:rPr>
        <w:t>jth</w:t>
      </w:r>
      <w:proofErr w:type="spellEnd"/>
      <w:r w:rsidR="0030755F">
        <w:rPr>
          <w:lang w:val="en-GB"/>
        </w:rPr>
        <w:t xml:space="preserve"> column for the </w:t>
      </w:r>
      <w:proofErr w:type="spellStart"/>
      <w:r w:rsidR="0030755F">
        <w:rPr>
          <w:lang w:val="en-GB"/>
        </w:rPr>
        <w:t>ith</w:t>
      </w:r>
      <w:proofErr w:type="spellEnd"/>
      <w:r w:rsidR="0030755F">
        <w:rPr>
          <w:lang w:val="en-GB"/>
        </w:rPr>
        <w:t xml:space="preserve"> row in </w:t>
      </w:r>
      <w:r w:rsidR="0030755F" w:rsidRPr="008F52E3">
        <w:rPr>
          <w:b/>
          <w:lang w:val="en-GB"/>
        </w:rPr>
        <w:t>C</w:t>
      </w:r>
      <w:r w:rsidR="0030755F" w:rsidRPr="008F52E3">
        <w:rPr>
          <w:b/>
          <w:vertAlign w:val="subscript"/>
          <w:lang w:val="en-GB"/>
        </w:rPr>
        <w:t>7</w:t>
      </w:r>
      <w:r w:rsidR="0030755F">
        <w:rPr>
          <w:lang w:val="en-GB"/>
        </w:rPr>
        <w:t xml:space="preserve"> means that there is more redistribution between node </w:t>
      </w:r>
      <w:proofErr w:type="spellStart"/>
      <w:r w:rsidR="0030755F">
        <w:rPr>
          <w:lang w:val="en-GB"/>
        </w:rPr>
        <w:t>i</w:t>
      </w:r>
      <w:proofErr w:type="spellEnd"/>
      <w:r w:rsidR="0030755F">
        <w:rPr>
          <w:lang w:val="en-GB"/>
        </w:rPr>
        <w:t xml:space="preserve"> and j in the general root system than in case the root system would be a parallel root system with the same uptake distribution </w:t>
      </w:r>
      <w:r w:rsidR="008F52E3">
        <w:rPr>
          <w:lang w:val="en-GB"/>
        </w:rPr>
        <w:t xml:space="preserve">under uniform soil water potential and the same </w:t>
      </w:r>
      <w:proofErr w:type="spellStart"/>
      <w:r w:rsidR="008F52E3">
        <w:rPr>
          <w:lang w:val="en-GB"/>
        </w:rPr>
        <w:t>K</w:t>
      </w:r>
      <w:r w:rsidR="008F52E3" w:rsidRPr="008F52E3">
        <w:rPr>
          <w:vertAlign w:val="subscript"/>
          <w:lang w:val="en-GB"/>
        </w:rPr>
        <w:t>rs</w:t>
      </w:r>
      <w:proofErr w:type="spellEnd"/>
      <w:r w:rsidR="008F52E3">
        <w:rPr>
          <w:lang w:val="en-GB"/>
        </w:rPr>
        <w:t xml:space="preserve">. This happens when the two nodes are more strongly connected with each other than with the other nodes in the system. </w:t>
      </w:r>
    </w:p>
    <w:p w14:paraId="45780203" w14:textId="04031153" w:rsidR="00236090" w:rsidRDefault="00236090">
      <w:pPr>
        <w:rPr>
          <w:lang w:val="en-GB"/>
        </w:rPr>
      </w:pPr>
    </w:p>
    <w:p w14:paraId="04BC5B6C" w14:textId="6878B3F1" w:rsidR="008F52E3" w:rsidRDefault="008F52E3" w:rsidP="00881460">
      <w:pPr>
        <w:pStyle w:val="Heading2"/>
        <w:rPr>
          <w:lang w:val="en-GB"/>
        </w:rPr>
      </w:pPr>
      <w:r>
        <w:rPr>
          <w:lang w:val="en-GB"/>
        </w:rPr>
        <w:t>Upscaling:</w:t>
      </w:r>
    </w:p>
    <w:p w14:paraId="79498D85" w14:textId="5965722E" w:rsidR="009B0580" w:rsidRDefault="008F52E3">
      <w:pPr>
        <w:rPr>
          <w:lang w:val="en-GB"/>
        </w:rPr>
      </w:pPr>
      <w:r>
        <w:rPr>
          <w:lang w:val="en-GB"/>
        </w:rPr>
        <w:t>From the matrix equations</w:t>
      </w:r>
      <w:r w:rsidR="00AA2040">
        <w:rPr>
          <w:lang w:val="en-GB"/>
        </w:rPr>
        <w:t xml:space="preserve"> it follows that</w:t>
      </w:r>
      <w:r>
        <w:rPr>
          <w:lang w:val="en-GB"/>
        </w:rPr>
        <w:t xml:space="preserve"> the upscaling of the relations between the uptake rates Q and soil water potentials </w:t>
      </w:r>
      <w:proofErr w:type="spellStart"/>
      <w:r w:rsidR="000A5C0C">
        <w:rPr>
          <w:lang w:val="en-GB"/>
        </w:rPr>
        <w:t>H</w:t>
      </w:r>
      <w:r w:rsidR="000A5C0C" w:rsidRPr="000A5C0C">
        <w:rPr>
          <w:vertAlign w:val="subscript"/>
          <w:lang w:val="en-GB"/>
        </w:rPr>
        <w:t>soil</w:t>
      </w:r>
      <w:proofErr w:type="spellEnd"/>
      <w:r w:rsidR="000A5C0C">
        <w:rPr>
          <w:lang w:val="en-GB"/>
        </w:rPr>
        <w:t xml:space="preserve"> is trivial for cases when the soil water potentials are uniform in certain regions of the soil. When we assume that the soil water potentials do not change in the horizontal direction, then we can simply group and sum up all SUF values for the soil root nodes that are in the same soil horizontal soil layer and derive an </w:t>
      </w:r>
      <w:proofErr w:type="spellStart"/>
      <w:r w:rsidR="000A5C0C">
        <w:rPr>
          <w:lang w:val="en-GB"/>
        </w:rPr>
        <w:t>upscaled</w:t>
      </w:r>
      <w:proofErr w:type="spellEnd"/>
      <w:r w:rsidR="000A5C0C">
        <w:rPr>
          <w:lang w:val="en-GB"/>
        </w:rPr>
        <w:t xml:space="preserve"> SUF vector that describes the relative uptake from each soil layer when the soil water potentials are uniformly distributed</w:t>
      </w:r>
      <w:ins w:id="10" w:author="Mathieu Javaux" w:date="2019-05-29T13:24:00Z">
        <w:r w:rsidR="003374A1">
          <w:rPr>
            <w:lang w:val="en-GB"/>
          </w:rPr>
          <w:t xml:space="preserve"> (Couvreur et al., 2014)</w:t>
        </w:r>
      </w:ins>
      <w:r w:rsidR="000A5C0C">
        <w:rPr>
          <w:lang w:val="en-GB"/>
        </w:rPr>
        <w:t xml:space="preserve">. The </w:t>
      </w:r>
      <w:proofErr w:type="spellStart"/>
      <w:r w:rsidR="000A5C0C">
        <w:rPr>
          <w:lang w:val="en-GB"/>
        </w:rPr>
        <w:t>upscaled</w:t>
      </w:r>
      <w:proofErr w:type="spellEnd"/>
      <w:r w:rsidR="000A5C0C">
        <w:rPr>
          <w:lang w:val="en-GB"/>
        </w:rPr>
        <w:t xml:space="preserve"> matrix </w:t>
      </w:r>
      <w:r w:rsidR="000A5C0C" w:rsidRPr="009B0580">
        <w:rPr>
          <w:b/>
          <w:i/>
          <w:lang w:val="en-GB"/>
        </w:rPr>
        <w:t>C</w:t>
      </w:r>
      <w:r w:rsidR="000A5C0C" w:rsidRPr="009B0580">
        <w:rPr>
          <w:b/>
          <w:i/>
          <w:vertAlign w:val="subscript"/>
          <w:lang w:val="en-GB"/>
        </w:rPr>
        <w:t>6</w:t>
      </w:r>
      <w:r w:rsidR="000A5C0C">
        <w:rPr>
          <w:lang w:val="en-GB"/>
        </w:rPr>
        <w:t xml:space="preserve"> that is multiplied by a vector of soil water potentials </w:t>
      </w:r>
      <w:r w:rsidR="009B0580">
        <w:rPr>
          <w:lang w:val="en-GB"/>
        </w:rPr>
        <w:t>in the different soil layers is simply obtained by:</w:t>
      </w:r>
    </w:p>
    <w:p w14:paraId="13D6AFFB" w14:textId="4B22EFF2" w:rsidR="009B0580" w:rsidRDefault="00881460">
      <w:pPr>
        <w:rPr>
          <w:lang w:val="en-GB"/>
        </w:rPr>
      </w:pPr>
      <w:r w:rsidRPr="009B0580">
        <w:rPr>
          <w:position w:val="-34"/>
          <w:lang w:val="en-GB"/>
        </w:rPr>
        <w:object w:dxaOrig="3300" w:dyaOrig="600" w14:anchorId="5183DF86">
          <v:shape id="_x0000_i1049" type="#_x0000_t75" style="width:165pt;height:30pt" o:ole="">
            <v:imagedata r:id="rId55" o:title=""/>
          </v:shape>
          <o:OLEObject Type="Embed" ProgID="Equation.DSMT4" ShapeID="_x0000_i1049" DrawAspect="Content" ObjectID="_1631633197" r:id="rId56"/>
        </w:object>
      </w:r>
    </w:p>
    <w:p w14:paraId="1FD37650" w14:textId="77777777" w:rsidR="00881460" w:rsidRDefault="00E8052C">
      <w:pPr>
        <w:rPr>
          <w:lang w:val="en-GB"/>
        </w:rPr>
      </w:pPr>
      <w:r>
        <w:rPr>
          <w:lang w:val="en-GB"/>
        </w:rPr>
        <w:t xml:space="preserve">Based on the </w:t>
      </w:r>
      <w:proofErr w:type="spellStart"/>
      <w:r>
        <w:rPr>
          <w:lang w:val="en-GB"/>
        </w:rPr>
        <w:t>upscaled</w:t>
      </w:r>
      <w:proofErr w:type="spellEnd"/>
      <w:r>
        <w:rPr>
          <w:lang w:val="en-GB"/>
        </w:rPr>
        <w:t xml:space="preserve"> C</w:t>
      </w:r>
      <w:r w:rsidRPr="00881460">
        <w:rPr>
          <w:vertAlign w:val="subscript"/>
          <w:lang w:val="en-GB"/>
        </w:rPr>
        <w:t>6</w:t>
      </w:r>
      <w:r>
        <w:rPr>
          <w:lang w:val="en-GB"/>
        </w:rPr>
        <w:t xml:space="preserve"> and </w:t>
      </w:r>
      <w:r w:rsidRPr="00881460">
        <w:rPr>
          <w:b/>
          <w:lang w:val="en-GB"/>
        </w:rPr>
        <w:t>SUF</w:t>
      </w:r>
      <w:r>
        <w:rPr>
          <w:lang w:val="en-GB"/>
        </w:rPr>
        <w:t xml:space="preserve">, the </w:t>
      </w:r>
      <w:proofErr w:type="spellStart"/>
      <w:r>
        <w:rPr>
          <w:lang w:val="en-GB"/>
        </w:rPr>
        <w:t>upscaled</w:t>
      </w:r>
      <w:proofErr w:type="spellEnd"/>
      <w:r>
        <w:rPr>
          <w:lang w:val="en-GB"/>
        </w:rPr>
        <w:t xml:space="preserve"> </w:t>
      </w:r>
      <w:r w:rsidRPr="00881460">
        <w:rPr>
          <w:b/>
          <w:lang w:val="en-GB"/>
        </w:rPr>
        <w:t>C</w:t>
      </w:r>
      <w:r w:rsidRPr="00881460">
        <w:rPr>
          <w:b/>
          <w:vertAlign w:val="subscript"/>
          <w:lang w:val="en-GB"/>
        </w:rPr>
        <w:t>7</w:t>
      </w:r>
      <w:r>
        <w:rPr>
          <w:lang w:val="en-GB"/>
        </w:rPr>
        <w:t xml:space="preserve"> and </w:t>
      </w:r>
      <w:proofErr w:type="spellStart"/>
      <w:r w:rsidRPr="00881460">
        <w:rPr>
          <w:b/>
          <w:lang w:val="en-GB"/>
        </w:rPr>
        <w:t>K</w:t>
      </w:r>
      <w:r w:rsidRPr="00881460">
        <w:rPr>
          <w:b/>
          <w:vertAlign w:val="subscript"/>
          <w:lang w:val="en-GB"/>
        </w:rPr>
        <w:t>comp</w:t>
      </w:r>
      <w:proofErr w:type="spellEnd"/>
      <w:r>
        <w:rPr>
          <w:lang w:val="en-GB"/>
        </w:rPr>
        <w:t xml:space="preserve"> can be derived. It must be noted that </w:t>
      </w:r>
      <w:r w:rsidRPr="00881460">
        <w:rPr>
          <w:b/>
          <w:lang w:val="en-GB"/>
        </w:rPr>
        <w:t>C</w:t>
      </w:r>
      <w:r w:rsidRPr="00881460">
        <w:rPr>
          <w:b/>
          <w:vertAlign w:val="subscript"/>
          <w:lang w:val="en-GB"/>
        </w:rPr>
        <w:t>7</w:t>
      </w:r>
      <w:r>
        <w:rPr>
          <w:lang w:val="en-GB"/>
        </w:rPr>
        <w:t xml:space="preserve"> and </w:t>
      </w:r>
      <w:proofErr w:type="spellStart"/>
      <w:r w:rsidRPr="00881460">
        <w:rPr>
          <w:b/>
          <w:lang w:val="en-GB"/>
        </w:rPr>
        <w:t>K</w:t>
      </w:r>
      <w:r w:rsidRPr="00881460">
        <w:rPr>
          <w:b/>
          <w:vertAlign w:val="subscript"/>
          <w:lang w:val="en-GB"/>
        </w:rPr>
        <w:t>comp</w:t>
      </w:r>
      <w:proofErr w:type="spellEnd"/>
      <w:r>
        <w:rPr>
          <w:lang w:val="en-GB"/>
        </w:rPr>
        <w:t xml:space="preserve"> cannot be scaled</w:t>
      </w:r>
      <w:r w:rsidR="00881460">
        <w:rPr>
          <w:lang w:val="en-GB"/>
        </w:rPr>
        <w:t xml:space="preserve"> up</w:t>
      </w:r>
      <w:r>
        <w:rPr>
          <w:lang w:val="en-GB"/>
        </w:rPr>
        <w:t xml:space="preserve"> directly by summing up elements in the </w:t>
      </w:r>
      <w:r w:rsidRPr="00881460">
        <w:rPr>
          <w:b/>
          <w:lang w:val="en-GB"/>
        </w:rPr>
        <w:t>C</w:t>
      </w:r>
      <w:r w:rsidRPr="00881460">
        <w:rPr>
          <w:b/>
          <w:vertAlign w:val="subscript"/>
          <w:lang w:val="en-GB"/>
        </w:rPr>
        <w:t>7</w:t>
      </w:r>
      <w:r>
        <w:rPr>
          <w:lang w:val="en-GB"/>
        </w:rPr>
        <w:t xml:space="preserve"> matrix and </w:t>
      </w:r>
      <w:proofErr w:type="spellStart"/>
      <w:r w:rsidRPr="00881460">
        <w:rPr>
          <w:b/>
          <w:lang w:val="en-GB"/>
        </w:rPr>
        <w:t>K</w:t>
      </w:r>
      <w:r w:rsidRPr="00881460">
        <w:rPr>
          <w:b/>
          <w:vertAlign w:val="subscript"/>
          <w:lang w:val="en-GB"/>
        </w:rPr>
        <w:t>comp</w:t>
      </w:r>
      <w:proofErr w:type="spellEnd"/>
      <w:r>
        <w:rPr>
          <w:lang w:val="en-GB"/>
        </w:rPr>
        <w:t xml:space="preserve"> vector.</w:t>
      </w:r>
    </w:p>
    <w:p w14:paraId="69F1488A" w14:textId="1BA85888" w:rsidR="008F52E3" w:rsidRDefault="00881460">
      <w:pPr>
        <w:rPr>
          <w:lang w:val="en-GB"/>
        </w:rPr>
      </w:pPr>
      <w:r>
        <w:rPr>
          <w:lang w:val="en-GB"/>
        </w:rPr>
        <w:t xml:space="preserve">The upscaling approach was illustrated here for the case of </w:t>
      </w:r>
      <w:r w:rsidR="00801343">
        <w:rPr>
          <w:lang w:val="en-GB"/>
        </w:rPr>
        <w:t>uniform water potentials in the horizontal direction. But, it can be applied for any region where water potentials can be assumed to be uniform.</w:t>
      </w:r>
    </w:p>
    <w:p w14:paraId="2732BEE1" w14:textId="77777777" w:rsidR="00881460" w:rsidRDefault="00881460" w:rsidP="00C41430">
      <w:pPr>
        <w:rPr>
          <w:lang w:val="en-GB"/>
        </w:rPr>
      </w:pPr>
    </w:p>
    <w:p w14:paraId="3318E6CF" w14:textId="5D5B7368" w:rsidR="00881460" w:rsidRDefault="00881460" w:rsidP="00881460">
      <w:pPr>
        <w:pStyle w:val="Heading2"/>
        <w:rPr>
          <w:lang w:val="en-GB"/>
        </w:rPr>
      </w:pPr>
      <w:r>
        <w:rPr>
          <w:lang w:val="en-GB"/>
        </w:rPr>
        <w:t>Demonstrations:</w:t>
      </w:r>
    </w:p>
    <w:p w14:paraId="1F0D2396" w14:textId="77777777" w:rsidR="00B71CD0" w:rsidRDefault="00C41430" w:rsidP="00C41430">
      <w:pPr>
        <w:rPr>
          <w:lang w:val="en-GB"/>
        </w:rPr>
      </w:pPr>
      <w:r w:rsidRPr="00DE0312">
        <w:rPr>
          <w:lang w:val="en-GB"/>
        </w:rPr>
        <w:t xml:space="preserve">In order to demonstrate the model, we consider </w:t>
      </w:r>
      <w:r w:rsidR="00801343">
        <w:rPr>
          <w:lang w:val="en-GB"/>
        </w:rPr>
        <w:t xml:space="preserve">in a first step </w:t>
      </w:r>
      <w:r w:rsidRPr="00DE0312">
        <w:rPr>
          <w:lang w:val="en-GB"/>
        </w:rPr>
        <w:t xml:space="preserve">two different </w:t>
      </w:r>
      <w:r w:rsidR="00F838A5">
        <w:rPr>
          <w:lang w:val="en-GB"/>
        </w:rPr>
        <w:t xml:space="preserve">‘abstract’ </w:t>
      </w:r>
      <w:r w:rsidRPr="00DE0312">
        <w:rPr>
          <w:lang w:val="en-GB"/>
        </w:rPr>
        <w:t>root systems</w:t>
      </w:r>
      <w:r w:rsidR="00F838A5">
        <w:rPr>
          <w:lang w:val="en-GB"/>
        </w:rPr>
        <w:t xml:space="preserve"> that represent the two opposite simplified models</w:t>
      </w:r>
      <w:r w:rsidRPr="00DE0312">
        <w:rPr>
          <w:lang w:val="en-GB"/>
        </w:rPr>
        <w:t xml:space="preserve">: the </w:t>
      </w:r>
      <w:r w:rsidR="00F838A5">
        <w:rPr>
          <w:lang w:val="en-GB"/>
        </w:rPr>
        <w:t>‘</w:t>
      </w:r>
      <w:r w:rsidRPr="00DE0312">
        <w:rPr>
          <w:lang w:val="en-GB"/>
        </w:rPr>
        <w:t>parallel root model</w:t>
      </w:r>
      <w:r w:rsidR="00F838A5">
        <w:rPr>
          <w:lang w:val="en-GB"/>
        </w:rPr>
        <w:t>’</w:t>
      </w:r>
      <w:r w:rsidRPr="00DE0312">
        <w:rPr>
          <w:lang w:val="en-GB"/>
        </w:rPr>
        <w:t xml:space="preserve"> </w:t>
      </w:r>
      <w:r w:rsidR="009C73D0" w:rsidRPr="00DE0312">
        <w:rPr>
          <w:lang w:val="en-GB"/>
        </w:rPr>
        <w:t xml:space="preserve"> and the ‘big root model’</w:t>
      </w:r>
      <w:r w:rsidR="003965ED" w:rsidRPr="00DE0312">
        <w:rPr>
          <w:lang w:val="en-GB"/>
        </w:rPr>
        <w:t xml:space="preserve"> (</w:t>
      </w:r>
      <w:r w:rsidR="003965ED" w:rsidRPr="00DE0312">
        <w:rPr>
          <w:lang w:val="en-GB"/>
        </w:rPr>
        <w:fldChar w:fldCharType="begin"/>
      </w:r>
      <w:r w:rsidR="003965ED" w:rsidRPr="00DE0312">
        <w:rPr>
          <w:lang w:val="en-GB"/>
        </w:rPr>
        <w:instrText xml:space="preserve"> REF _Ref448074 \h </w:instrText>
      </w:r>
      <w:r w:rsidR="003965ED" w:rsidRPr="00DE0312">
        <w:rPr>
          <w:lang w:val="en-GB"/>
        </w:rPr>
      </w:r>
      <w:r w:rsidR="003965ED" w:rsidRPr="00DE0312">
        <w:rPr>
          <w:lang w:val="en-GB"/>
        </w:rPr>
        <w:fldChar w:fldCharType="separate"/>
      </w:r>
      <w:r w:rsidR="003965ED" w:rsidRPr="00DE0312">
        <w:rPr>
          <w:lang w:val="en-GB"/>
        </w:rPr>
        <w:t xml:space="preserve">Figure </w:t>
      </w:r>
      <w:r w:rsidR="003965ED" w:rsidRPr="00DE0312">
        <w:rPr>
          <w:noProof/>
          <w:lang w:val="en-GB"/>
        </w:rPr>
        <w:t>1</w:t>
      </w:r>
      <w:r w:rsidR="003965ED" w:rsidRPr="00DE0312">
        <w:rPr>
          <w:lang w:val="en-GB"/>
        </w:rPr>
        <w:fldChar w:fldCharType="end"/>
      </w:r>
      <w:r w:rsidR="003965ED" w:rsidRPr="00DE0312">
        <w:rPr>
          <w:lang w:val="en-GB"/>
        </w:rPr>
        <w:t>)</w:t>
      </w:r>
      <w:r w:rsidR="009C73D0" w:rsidRPr="00DE0312">
        <w:rPr>
          <w:lang w:val="en-GB"/>
        </w:rPr>
        <w:t xml:space="preserve">. </w:t>
      </w:r>
      <w:r w:rsidR="00F838A5">
        <w:rPr>
          <w:lang w:val="en-GB"/>
        </w:rPr>
        <w:t xml:space="preserve">The purpose of this first step is to demonstrate how </w:t>
      </w:r>
      <w:r w:rsidR="00B71CD0">
        <w:rPr>
          <w:lang w:val="en-GB"/>
        </w:rPr>
        <w:t xml:space="preserve">differences between </w:t>
      </w:r>
      <w:r w:rsidR="00F838A5">
        <w:rPr>
          <w:lang w:val="en-GB"/>
        </w:rPr>
        <w:t xml:space="preserve">these two opposite root systems </w:t>
      </w:r>
      <w:r w:rsidR="00B71CD0">
        <w:rPr>
          <w:lang w:val="en-GB"/>
        </w:rPr>
        <w:t>emerge in</w:t>
      </w:r>
      <w:r w:rsidR="00F838A5">
        <w:rPr>
          <w:lang w:val="en-GB"/>
        </w:rPr>
        <w:t xml:space="preserve"> the generalized root water uptake model </w:t>
      </w:r>
      <w:r w:rsidR="00B71CD0">
        <w:rPr>
          <w:lang w:val="en-GB"/>
        </w:rPr>
        <w:t xml:space="preserve">and what the consequences of these differences are for water uptake from a profile with </w:t>
      </w:r>
      <w:proofErr w:type="gramStart"/>
      <w:r w:rsidR="00B71CD0">
        <w:rPr>
          <w:lang w:val="en-GB"/>
        </w:rPr>
        <w:t>a non</w:t>
      </w:r>
      <w:proofErr w:type="gramEnd"/>
      <w:r w:rsidR="00B71CD0">
        <w:rPr>
          <w:lang w:val="en-GB"/>
        </w:rPr>
        <w:t xml:space="preserve">-uniform water content. </w:t>
      </w:r>
      <w:r w:rsidR="009C73D0" w:rsidRPr="00DE0312">
        <w:rPr>
          <w:lang w:val="en-GB"/>
        </w:rPr>
        <w:t>In the big root model, we assume that there is basically one big root in which the root segments that are coupled with a soil node are connecte</w:t>
      </w:r>
      <w:r w:rsidR="005A7F56" w:rsidRPr="00DE0312">
        <w:rPr>
          <w:lang w:val="en-GB"/>
        </w:rPr>
        <w:t xml:space="preserve">d in series to the root collar. The water flows from the basal root segments and from the soil into the segment are mixed and water potential differences are compensated. This is different for the parallel root system in which the root segments have a different length and axial resistance and are only connected with each other at the root collar. </w:t>
      </w:r>
      <w:r w:rsidR="003965ED" w:rsidRPr="00DE0312">
        <w:rPr>
          <w:lang w:val="en-GB"/>
        </w:rPr>
        <w:lastRenderedPageBreak/>
        <w:t xml:space="preserve">The water potentials at a certain height in the parallel root system may hence differ between the different root segments. </w:t>
      </w:r>
    </w:p>
    <w:p w14:paraId="2A1AC410" w14:textId="3DB6D7C8" w:rsidR="00C41430" w:rsidRDefault="00471646" w:rsidP="00471646">
      <w:pPr>
        <w:rPr>
          <w:lang w:val="en-GB"/>
        </w:rPr>
      </w:pPr>
      <w:r>
        <w:rPr>
          <w:lang w:val="en-GB"/>
        </w:rPr>
        <w:t xml:space="preserve">In a second step, a ‘hybrid’ root system which is a </w:t>
      </w:r>
      <w:r w:rsidR="00801343">
        <w:rPr>
          <w:lang w:val="en-GB"/>
        </w:rPr>
        <w:t>mixture of the parallel and big root systems</w:t>
      </w:r>
      <w:r>
        <w:rPr>
          <w:lang w:val="en-GB"/>
        </w:rPr>
        <w:t xml:space="preserve"> will be discussed</w:t>
      </w:r>
      <w:r w:rsidR="00801343">
        <w:rPr>
          <w:lang w:val="en-GB"/>
        </w:rPr>
        <w:t xml:space="preserve">. It consists of parallel roots that each take up water along their length and not only at the root tip as supposed on the parallel root system. </w:t>
      </w:r>
      <w:r>
        <w:rPr>
          <w:lang w:val="en-GB"/>
        </w:rPr>
        <w:t xml:space="preserve">Therefore, it represents an intermediate model that does not match perfectly with one of the two simplified models. How this root system can be represented by the two simplified models will be evaluated. This root system also consists of more than one root node that is connected to the soil at a certain depth. This root system will therefore also be used to demonstrate the upscaling. </w:t>
      </w:r>
    </w:p>
    <w:p w14:paraId="2FD62ACB" w14:textId="66A43FBD" w:rsidR="00471646" w:rsidRDefault="00471646" w:rsidP="00471646">
      <w:pPr>
        <w:rPr>
          <w:lang w:val="en-GB"/>
        </w:rPr>
      </w:pPr>
      <w:r>
        <w:rPr>
          <w:lang w:val="en-GB"/>
        </w:rPr>
        <w:t>The root systems that are considered in step 1 and 2 are chosen to be v</w:t>
      </w:r>
      <w:r w:rsidR="00122F15">
        <w:rPr>
          <w:lang w:val="en-GB"/>
        </w:rPr>
        <w:t xml:space="preserve">ery simple and using a dummy parameterization </w:t>
      </w:r>
      <w:r w:rsidR="0039003D">
        <w:rPr>
          <w:lang w:val="en-GB"/>
        </w:rPr>
        <w:t xml:space="preserve">(i.e. the parameters were chosen to represent certain differences but the actual values of the parameters and their dimensions were not of central interest) </w:t>
      </w:r>
      <w:r w:rsidR="00122F15">
        <w:rPr>
          <w:lang w:val="en-GB"/>
        </w:rPr>
        <w:t xml:space="preserve">with the primary goal to demonstrate the differences between model concepts. In the third step, the generalized root water uptake model and how it can be approximated by the two simplified models will be demonstrated for a few root systems that correspond in terms of complexity and parameterization </w:t>
      </w:r>
      <w:r w:rsidR="0026380A">
        <w:rPr>
          <w:lang w:val="en-GB"/>
        </w:rPr>
        <w:t xml:space="preserve">to </w:t>
      </w:r>
      <w:r w:rsidR="00122F15">
        <w:rPr>
          <w:lang w:val="en-GB"/>
        </w:rPr>
        <w:t xml:space="preserve">more realistic root systems. </w:t>
      </w:r>
    </w:p>
    <w:p w14:paraId="4817EBC0" w14:textId="4E8A6799" w:rsidR="00465C0E" w:rsidRPr="00DE0312" w:rsidRDefault="00465C0E" w:rsidP="00465C0E">
      <w:pPr>
        <w:pStyle w:val="Heading3"/>
        <w:rPr>
          <w:lang w:val="en-GB"/>
        </w:rPr>
      </w:pPr>
      <w:r>
        <w:rPr>
          <w:lang w:val="en-GB"/>
        </w:rPr>
        <w:t>Simple big root and parallel root systems</w:t>
      </w:r>
    </w:p>
    <w:p w14:paraId="5FE06D0E" w14:textId="77777777" w:rsidR="00C41430" w:rsidRPr="00DE0312" w:rsidRDefault="00C41430" w:rsidP="00C41430">
      <w:pPr>
        <w:keepNext/>
        <w:jc w:val="center"/>
        <w:rPr>
          <w:lang w:val="en-GB"/>
        </w:rPr>
      </w:pPr>
      <w:r w:rsidRPr="00DE0312">
        <w:rPr>
          <w:noProof/>
          <w:lang w:eastAsia="de-DE"/>
        </w:rPr>
        <w:drawing>
          <wp:inline distT="0" distB="0" distL="0" distR="0" wp14:anchorId="2F8D1CEA" wp14:editId="539B0F5A">
            <wp:extent cx="3448800" cy="238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48800" cy="2383200"/>
                    </a:xfrm>
                    <a:prstGeom prst="rect">
                      <a:avLst/>
                    </a:prstGeom>
                    <a:noFill/>
                  </pic:spPr>
                </pic:pic>
              </a:graphicData>
            </a:graphic>
          </wp:inline>
        </w:drawing>
      </w:r>
    </w:p>
    <w:p w14:paraId="3FC4AAB9" w14:textId="77777777" w:rsidR="00C41430" w:rsidRPr="00DE0312" w:rsidRDefault="00C41430" w:rsidP="00C41430">
      <w:pPr>
        <w:pStyle w:val="Caption"/>
        <w:rPr>
          <w:lang w:val="en-GB"/>
        </w:rPr>
      </w:pPr>
      <w:bookmarkStart w:id="11" w:name="_Ref448074"/>
      <w:r w:rsidRPr="00DE0312">
        <w:rPr>
          <w:lang w:val="en-GB"/>
        </w:rPr>
        <w:t xml:space="preserve">Figure </w:t>
      </w:r>
      <w:r w:rsidRPr="00DE0312">
        <w:rPr>
          <w:lang w:val="en-GB"/>
        </w:rPr>
        <w:fldChar w:fldCharType="begin"/>
      </w:r>
      <w:r w:rsidRPr="00DE0312">
        <w:rPr>
          <w:lang w:val="en-GB"/>
        </w:rPr>
        <w:instrText xml:space="preserve"> SEQ Figure \* ARABIC </w:instrText>
      </w:r>
      <w:r w:rsidRPr="00DE0312">
        <w:rPr>
          <w:lang w:val="en-GB"/>
        </w:rPr>
        <w:fldChar w:fldCharType="separate"/>
      </w:r>
      <w:r w:rsidR="006F7BFD">
        <w:rPr>
          <w:noProof/>
          <w:lang w:val="en-GB"/>
        </w:rPr>
        <w:t>1</w:t>
      </w:r>
      <w:r w:rsidRPr="00DE0312">
        <w:rPr>
          <w:lang w:val="en-GB"/>
        </w:rPr>
        <w:fldChar w:fldCharType="end"/>
      </w:r>
      <w:bookmarkEnd w:id="11"/>
      <w:r w:rsidRPr="00DE0312">
        <w:rPr>
          <w:lang w:val="en-GB"/>
        </w:rPr>
        <w:t xml:space="preserve">: ‚Big </w:t>
      </w:r>
      <w:proofErr w:type="gramStart"/>
      <w:r w:rsidRPr="00DE0312">
        <w:rPr>
          <w:lang w:val="en-GB"/>
        </w:rPr>
        <w:t>root‘ (</w:t>
      </w:r>
      <w:proofErr w:type="gramEnd"/>
      <w:r w:rsidRPr="00DE0312">
        <w:rPr>
          <w:lang w:val="en-GB"/>
        </w:rPr>
        <w:t xml:space="preserve">left) and ‚parallel‘ root systems (right). </w:t>
      </w:r>
    </w:p>
    <w:p w14:paraId="76D63F9D" w14:textId="0F00B50C" w:rsidR="009C73D0" w:rsidRDefault="009C73D0" w:rsidP="009C73D0">
      <w:pPr>
        <w:rPr>
          <w:lang w:val="en-GB"/>
        </w:rPr>
      </w:pPr>
      <w:r w:rsidRPr="00DE0312">
        <w:rPr>
          <w:lang w:val="en-GB"/>
        </w:rPr>
        <w:t xml:space="preserve">We consider that the root system is made up of single resistors Ra (for the axial resistance) and </w:t>
      </w:r>
      <w:proofErr w:type="spellStart"/>
      <w:r w:rsidRPr="00DE0312">
        <w:rPr>
          <w:lang w:val="en-GB"/>
        </w:rPr>
        <w:t>Rs</w:t>
      </w:r>
      <w:proofErr w:type="spellEnd"/>
      <w:r w:rsidRPr="00DE0312">
        <w:rPr>
          <w:lang w:val="en-GB"/>
        </w:rPr>
        <w:t xml:space="preserve"> for the soil-root radial resistance. For both models, we use the same amount of axial resistances. </w:t>
      </w:r>
    </w:p>
    <w:p w14:paraId="292E37C5" w14:textId="4FEFF6F1" w:rsidR="00683B97" w:rsidRDefault="00683B97" w:rsidP="009C73D0">
      <w:pPr>
        <w:rPr>
          <w:lang w:val="en-GB"/>
        </w:rPr>
      </w:pPr>
      <w:r>
        <w:rPr>
          <w:lang w:val="en-GB"/>
        </w:rPr>
        <w:t xml:space="preserve">In order to calculate </w:t>
      </w:r>
      <w:proofErr w:type="spellStart"/>
      <w:r>
        <w:rPr>
          <w:lang w:val="en-GB"/>
        </w:rPr>
        <w:t>Doussan’s</w:t>
      </w:r>
      <w:proofErr w:type="spellEnd"/>
      <w:r>
        <w:rPr>
          <w:lang w:val="en-GB"/>
        </w:rPr>
        <w:t xml:space="preserve"> C matrix, the following equation needs to be computed:</w:t>
      </w:r>
    </w:p>
    <w:p w14:paraId="0EEC60E1" w14:textId="43E16340" w:rsidR="00683B97" w:rsidRDefault="00801343" w:rsidP="009C73D0">
      <w:r w:rsidRPr="00453FB2">
        <w:rPr>
          <w:position w:val="-34"/>
        </w:rPr>
        <w:object w:dxaOrig="3040" w:dyaOrig="800" w14:anchorId="1D4D5E19">
          <v:shape id="_x0000_i1050" type="#_x0000_t75" style="width:151.5pt;height:40.5pt" o:ole="">
            <v:imagedata r:id="rId58" o:title=""/>
          </v:shape>
          <o:OLEObject Type="Embed" ProgID="Equation.DSMT4" ShapeID="_x0000_i1050" DrawAspect="Content" ObjectID="_1631633198" r:id="rId59"/>
        </w:object>
      </w:r>
    </w:p>
    <w:p w14:paraId="38A97713" w14:textId="61287B96" w:rsidR="00683B97" w:rsidRDefault="00683B97" w:rsidP="009C73D0">
      <w:pPr>
        <w:rPr>
          <w:lang w:val="en-GB"/>
        </w:rPr>
      </w:pPr>
      <w:proofErr w:type="gramStart"/>
      <w:r w:rsidRPr="00CB3B11">
        <w:rPr>
          <w:lang w:val="en-US"/>
        </w:rPr>
        <w:t>where</w:t>
      </w:r>
      <w:proofErr w:type="gramEnd"/>
    </w:p>
    <w:p w14:paraId="227461A1" w14:textId="7F4967D6" w:rsidR="00562A64" w:rsidRPr="00CB3B11" w:rsidRDefault="0086007B" w:rsidP="009C73D0">
      <w:pPr>
        <w:rPr>
          <w:lang w:val="en-US"/>
        </w:rPr>
      </w:pPr>
      <w:r w:rsidRPr="00911928">
        <w:rPr>
          <w:position w:val="-102"/>
        </w:rPr>
        <w:object w:dxaOrig="3480" w:dyaOrig="2160" w14:anchorId="65D21ADA">
          <v:shape id="_x0000_i1051" type="#_x0000_t75" style="width:174pt;height:108pt" o:ole="">
            <v:imagedata r:id="rId60" o:title=""/>
          </v:shape>
          <o:OLEObject Type="Embed" ProgID="Equation.DSMT4" ShapeID="_x0000_i1051" DrawAspect="Content" ObjectID="_1631633199" r:id="rId61"/>
        </w:object>
      </w:r>
      <w:r w:rsidR="00562A64" w:rsidRPr="00CB3B11">
        <w:rPr>
          <w:lang w:val="en-US"/>
        </w:rPr>
        <w:t xml:space="preserve"> </w:t>
      </w:r>
      <w:proofErr w:type="gramStart"/>
      <w:r w:rsidR="00562A64" w:rsidRPr="00CB3B11">
        <w:rPr>
          <w:lang w:val="en-US"/>
        </w:rPr>
        <w:t>with</w:t>
      </w:r>
      <w:proofErr w:type="gramEnd"/>
      <w:r w:rsidR="00562A64" w:rsidRPr="00CB3B11">
        <w:rPr>
          <w:lang w:val="en-US"/>
        </w:rPr>
        <w:t xml:space="preserve"> </w:t>
      </w:r>
      <w:r w:rsidR="00683B97" w:rsidRPr="00683B97">
        <w:rPr>
          <w:position w:val="-102"/>
        </w:rPr>
        <w:object w:dxaOrig="1340" w:dyaOrig="2160" w14:anchorId="6E64D7FF">
          <v:shape id="_x0000_i1052" type="#_x0000_t75" style="width:67.5pt;height:108pt" o:ole="">
            <v:imagedata r:id="rId62" o:title=""/>
          </v:shape>
          <o:OLEObject Type="Embed" ProgID="Equation.DSMT4" ShapeID="_x0000_i1052" DrawAspect="Content" ObjectID="_1631633200" r:id="rId63"/>
        </w:object>
      </w:r>
      <w:r w:rsidR="00683B97" w:rsidRPr="00CB3B11">
        <w:rPr>
          <w:lang w:val="en-US"/>
        </w:rPr>
        <w:t xml:space="preserve"> and </w:t>
      </w:r>
      <w:r w:rsidR="00683B97" w:rsidRPr="00B56B73">
        <w:rPr>
          <w:position w:val="-102"/>
        </w:rPr>
        <w:object w:dxaOrig="1320" w:dyaOrig="2160" w14:anchorId="189EECA2">
          <v:shape id="_x0000_i1053" type="#_x0000_t75" style="width:66pt;height:108pt" o:ole="">
            <v:imagedata r:id="rId64" o:title=""/>
          </v:shape>
          <o:OLEObject Type="Embed" ProgID="Equation.DSMT4" ShapeID="_x0000_i1053" DrawAspect="Content" ObjectID="_1631633201" r:id="rId65"/>
        </w:object>
      </w:r>
    </w:p>
    <w:p w14:paraId="3E217839" w14:textId="6B1F3B34" w:rsidR="00683B97" w:rsidRPr="00CB3B11" w:rsidRDefault="00683B97" w:rsidP="009C73D0">
      <w:pPr>
        <w:rPr>
          <w:lang w:val="en-US"/>
        </w:rPr>
      </w:pPr>
      <w:proofErr w:type="gramStart"/>
      <w:r w:rsidRPr="00CB3B11">
        <w:rPr>
          <w:lang w:val="en-US"/>
        </w:rPr>
        <w:t>and</w:t>
      </w:r>
      <w:proofErr w:type="gramEnd"/>
    </w:p>
    <w:p w14:paraId="40C18E72" w14:textId="2A39937C" w:rsidR="00683B97" w:rsidRPr="00DE0312" w:rsidRDefault="00911928" w:rsidP="00683B97">
      <w:pPr>
        <w:rPr>
          <w:lang w:val="en-GB"/>
        </w:rPr>
      </w:pPr>
      <w:r w:rsidRPr="00911928">
        <w:rPr>
          <w:position w:val="-102"/>
        </w:rPr>
        <w:object w:dxaOrig="3340" w:dyaOrig="2160" w14:anchorId="32622FAE">
          <v:shape id="_x0000_i1054" type="#_x0000_t75" style="width:166.5pt;height:108pt" o:ole="">
            <v:imagedata r:id="rId66" o:title=""/>
          </v:shape>
          <o:OLEObject Type="Embed" ProgID="Equation.DSMT4" ShapeID="_x0000_i1054" DrawAspect="Content" ObjectID="_1631633202" r:id="rId67"/>
        </w:object>
      </w:r>
      <w:r w:rsidR="00683B97" w:rsidRPr="00CB3B11">
        <w:rPr>
          <w:lang w:val="en-US"/>
        </w:rPr>
        <w:t xml:space="preserve"> </w:t>
      </w:r>
      <w:proofErr w:type="gramStart"/>
      <w:r w:rsidR="00683B97" w:rsidRPr="00CB3B11">
        <w:rPr>
          <w:lang w:val="en-US"/>
        </w:rPr>
        <w:t>with</w:t>
      </w:r>
      <w:proofErr w:type="gramEnd"/>
      <w:r w:rsidR="00683B97" w:rsidRPr="00CB3B11">
        <w:rPr>
          <w:lang w:val="en-US"/>
        </w:rPr>
        <w:t xml:space="preserve"> </w:t>
      </w:r>
      <w:r w:rsidR="00683B97" w:rsidRPr="00683B97">
        <w:rPr>
          <w:position w:val="-102"/>
        </w:rPr>
        <w:object w:dxaOrig="1579" w:dyaOrig="2160" w14:anchorId="7BCBF4E2">
          <v:shape id="_x0000_i1055" type="#_x0000_t75" style="width:79.5pt;height:108pt" o:ole="">
            <v:imagedata r:id="rId68" o:title=""/>
          </v:shape>
          <o:OLEObject Type="Embed" ProgID="Equation.DSMT4" ShapeID="_x0000_i1055" DrawAspect="Content" ObjectID="_1631633203" r:id="rId69"/>
        </w:object>
      </w:r>
      <w:r w:rsidR="00683B97" w:rsidRPr="00CB3B11">
        <w:rPr>
          <w:lang w:val="en-US"/>
        </w:rPr>
        <w:t xml:space="preserve"> and </w:t>
      </w:r>
      <w:r w:rsidR="00683B97" w:rsidRPr="00B56B73">
        <w:rPr>
          <w:position w:val="-102"/>
        </w:rPr>
        <w:object w:dxaOrig="1320" w:dyaOrig="2160" w14:anchorId="5A7E77AA">
          <v:shape id="_x0000_i1056" type="#_x0000_t75" style="width:66pt;height:108pt" o:ole="">
            <v:imagedata r:id="rId64" o:title=""/>
          </v:shape>
          <o:OLEObject Type="Embed" ProgID="Equation.DSMT4" ShapeID="_x0000_i1056" DrawAspect="Content" ObjectID="_1631633204" r:id="rId70"/>
        </w:object>
      </w:r>
    </w:p>
    <w:p w14:paraId="282F1C6C" w14:textId="11D8057A" w:rsidR="00683B97" w:rsidRPr="00DE0312" w:rsidRDefault="008E649C" w:rsidP="009C73D0">
      <w:pPr>
        <w:rPr>
          <w:lang w:val="en-GB"/>
        </w:rPr>
      </w:pPr>
      <w:r>
        <w:rPr>
          <w:lang w:val="en-GB"/>
        </w:rPr>
        <w:t xml:space="preserve">See </w:t>
      </w:r>
      <w:proofErr w:type="spellStart"/>
      <w:r>
        <w:rPr>
          <w:lang w:val="en-GB"/>
        </w:rPr>
        <w:t>matlab</w:t>
      </w:r>
      <w:proofErr w:type="spellEnd"/>
      <w:r>
        <w:rPr>
          <w:lang w:val="en-GB"/>
        </w:rPr>
        <w:t xml:space="preserve"> code </w:t>
      </w:r>
      <w:proofErr w:type="spellStart"/>
      <w:r>
        <w:rPr>
          <w:lang w:val="en-GB"/>
        </w:rPr>
        <w:t>Comparison_big_para.m</w:t>
      </w:r>
      <w:proofErr w:type="spellEnd"/>
      <w:r>
        <w:rPr>
          <w:lang w:val="en-GB"/>
        </w:rPr>
        <w:t xml:space="preserve"> for solutions</w:t>
      </w:r>
    </w:p>
    <w:p w14:paraId="5E30E291" w14:textId="764A8878" w:rsidR="00E627D2" w:rsidRPr="00DE0312" w:rsidRDefault="00E627D2" w:rsidP="009C73D0">
      <w:pPr>
        <w:rPr>
          <w:lang w:val="en-GB"/>
        </w:rPr>
      </w:pPr>
      <w:r w:rsidRPr="00DE0312">
        <w:rPr>
          <w:lang w:val="en-GB"/>
        </w:rPr>
        <w:t xml:space="preserve">Two cases with different axial resistances were considered: one with </w:t>
      </w:r>
      <w:r w:rsidR="00DB3310">
        <w:rPr>
          <w:lang w:val="en-GB"/>
        </w:rPr>
        <w:t>R</w:t>
      </w:r>
      <w:r w:rsidRPr="00DE0312">
        <w:rPr>
          <w:lang w:val="en-GB"/>
        </w:rPr>
        <w:t>a=</w:t>
      </w:r>
      <w:proofErr w:type="spellStart"/>
      <w:r w:rsidR="00DB3310">
        <w:rPr>
          <w:lang w:val="en-GB"/>
        </w:rPr>
        <w:t>R</w:t>
      </w:r>
      <w:r w:rsidRPr="00DE0312">
        <w:rPr>
          <w:lang w:val="en-GB"/>
        </w:rPr>
        <w:t>s</w:t>
      </w:r>
      <w:proofErr w:type="spellEnd"/>
      <w:r w:rsidRPr="00DE0312">
        <w:rPr>
          <w:lang w:val="en-GB"/>
        </w:rPr>
        <w:t>=1</w:t>
      </w:r>
      <w:r w:rsidR="00DB3310">
        <w:rPr>
          <w:lang w:val="en-GB"/>
        </w:rPr>
        <w:t xml:space="preserve"> (</w:t>
      </w:r>
      <w:proofErr w:type="spellStart"/>
      <w:r w:rsidR="00DB3310">
        <w:rPr>
          <w:lang w:val="en-GB"/>
        </w:rPr>
        <w:t>kx</w:t>
      </w:r>
      <w:proofErr w:type="spellEnd"/>
      <w:r w:rsidR="00DB3310">
        <w:rPr>
          <w:lang w:val="en-GB"/>
        </w:rPr>
        <w:t>=</w:t>
      </w:r>
      <w:proofErr w:type="spellStart"/>
      <w:r w:rsidR="00DB3310">
        <w:rPr>
          <w:lang w:val="en-GB"/>
        </w:rPr>
        <w:t>kr</w:t>
      </w:r>
      <w:proofErr w:type="spellEnd"/>
      <w:r w:rsidR="00DB3310">
        <w:rPr>
          <w:lang w:val="en-GB"/>
        </w:rPr>
        <w:t>=1)</w:t>
      </w:r>
      <w:r w:rsidRPr="00DE0312">
        <w:rPr>
          <w:lang w:val="en-GB"/>
        </w:rPr>
        <w:t xml:space="preserve"> and one with </w:t>
      </w:r>
      <w:r w:rsidR="00DB3310">
        <w:rPr>
          <w:lang w:val="en-GB"/>
        </w:rPr>
        <w:t>R</w:t>
      </w:r>
      <w:r w:rsidRPr="00DE0312">
        <w:rPr>
          <w:lang w:val="en-GB"/>
        </w:rPr>
        <w:t>a=0.1</w:t>
      </w:r>
      <w:r w:rsidR="00DB3310">
        <w:rPr>
          <w:lang w:val="en-GB"/>
        </w:rPr>
        <w:t xml:space="preserve"> (</w:t>
      </w:r>
      <w:proofErr w:type="spellStart"/>
      <w:r w:rsidR="00DB3310">
        <w:rPr>
          <w:lang w:val="en-GB"/>
        </w:rPr>
        <w:t>k</w:t>
      </w:r>
      <w:r w:rsidR="0089255A">
        <w:rPr>
          <w:lang w:val="en-GB"/>
        </w:rPr>
        <w:t>x</w:t>
      </w:r>
      <w:proofErr w:type="spellEnd"/>
      <w:r w:rsidR="00DB3310">
        <w:rPr>
          <w:lang w:val="en-GB"/>
        </w:rPr>
        <w:t>=10)</w:t>
      </w:r>
      <w:r w:rsidRPr="00DE0312">
        <w:rPr>
          <w:lang w:val="en-GB"/>
        </w:rPr>
        <w:t xml:space="preserve">. The root collar potential was assumed to be -1. </w:t>
      </w:r>
      <w:r w:rsidR="00DB3310">
        <w:rPr>
          <w:lang w:val="en-GB"/>
        </w:rPr>
        <w:t xml:space="preserve">The water potential was assumed to increase linearly with depth from -1 to 1. </w:t>
      </w:r>
      <w:r w:rsidR="00B64262" w:rsidRPr="00DE0312">
        <w:rPr>
          <w:lang w:val="en-GB"/>
        </w:rPr>
        <w:t xml:space="preserve">Since the weighting factors SUF for the parallel root system differ from those of the big root system, the effective mean soil water potentials for the parallel system differed. </w:t>
      </w:r>
    </w:p>
    <w:p w14:paraId="1470AAD9" w14:textId="5B4E0F13" w:rsidR="005A7F56" w:rsidRPr="00DE0312" w:rsidRDefault="00EF7258" w:rsidP="009C73D0">
      <w:pPr>
        <w:rPr>
          <w:lang w:val="en-GB"/>
        </w:rPr>
      </w:pPr>
      <w:r w:rsidRPr="00DE0312">
        <w:rPr>
          <w:lang w:val="en-GB"/>
        </w:rPr>
        <w:t xml:space="preserve">For the systems with a </w:t>
      </w:r>
      <w:r w:rsidR="00DB3310">
        <w:rPr>
          <w:lang w:val="en-GB"/>
        </w:rPr>
        <w:t xml:space="preserve">higher </w:t>
      </w:r>
      <w:proofErr w:type="spellStart"/>
      <w:r w:rsidR="00DB3310">
        <w:rPr>
          <w:lang w:val="en-GB"/>
        </w:rPr>
        <w:t>kr</w:t>
      </w:r>
      <w:proofErr w:type="spellEnd"/>
      <w:r w:rsidRPr="00DE0312">
        <w:rPr>
          <w:lang w:val="en-GB"/>
        </w:rPr>
        <w:t xml:space="preserve">, the </w:t>
      </w:r>
      <w:proofErr w:type="spellStart"/>
      <w:r w:rsidRPr="00DE0312">
        <w:rPr>
          <w:lang w:val="en-GB"/>
        </w:rPr>
        <w:t>Krs</w:t>
      </w:r>
      <w:proofErr w:type="spellEnd"/>
      <w:r w:rsidRPr="00DE0312">
        <w:rPr>
          <w:lang w:val="en-GB"/>
        </w:rPr>
        <w:t xml:space="preserve"> are higher. The </w:t>
      </w:r>
      <w:proofErr w:type="spellStart"/>
      <w:r w:rsidRPr="00DE0312">
        <w:rPr>
          <w:lang w:val="en-GB"/>
        </w:rPr>
        <w:t>Krs</w:t>
      </w:r>
      <w:proofErr w:type="spellEnd"/>
      <w:r w:rsidRPr="00DE0312">
        <w:rPr>
          <w:lang w:val="en-GB"/>
        </w:rPr>
        <w:t xml:space="preserve"> is also a bit higher for the big root system than for the parallel root system (</w:t>
      </w:r>
      <w:r w:rsidRPr="00DE0312">
        <w:rPr>
          <w:lang w:val="en-GB"/>
        </w:rPr>
        <w:fldChar w:fldCharType="begin"/>
      </w:r>
      <w:r w:rsidRPr="00DE0312">
        <w:rPr>
          <w:lang w:val="en-GB"/>
        </w:rPr>
        <w:instrText xml:space="preserve"> REF _Ref604318 \h </w:instrText>
      </w:r>
      <w:r w:rsidRPr="00DE0312">
        <w:rPr>
          <w:lang w:val="en-GB"/>
        </w:rPr>
      </w:r>
      <w:r w:rsidRPr="00DE0312">
        <w:rPr>
          <w:lang w:val="en-GB"/>
        </w:rPr>
        <w:fldChar w:fldCharType="separate"/>
      </w:r>
      <w:r w:rsidRPr="00DE0312">
        <w:rPr>
          <w:lang w:val="en-GB"/>
        </w:rPr>
        <w:t xml:space="preserve">Table </w:t>
      </w:r>
      <w:r w:rsidRPr="00DE0312">
        <w:rPr>
          <w:noProof/>
          <w:lang w:val="en-GB"/>
        </w:rPr>
        <w:t>1</w:t>
      </w:r>
      <w:r w:rsidRPr="00DE0312">
        <w:rPr>
          <w:lang w:val="en-GB"/>
        </w:rPr>
        <w:fldChar w:fldCharType="end"/>
      </w:r>
      <w:r w:rsidRPr="00DE0312">
        <w:rPr>
          <w:lang w:val="en-GB"/>
        </w:rPr>
        <w:t xml:space="preserve">). The different root systems also varied in terms of the SUF. Due to the axial resistance to flow, the SUF values decreased in general with distance from the root collar. The decrease was more outspoken for </w:t>
      </w:r>
      <w:r w:rsidR="0089255A">
        <w:rPr>
          <w:lang w:val="en-GB"/>
        </w:rPr>
        <w:t xml:space="preserve">smaller </w:t>
      </w:r>
      <w:proofErr w:type="spellStart"/>
      <w:r w:rsidR="0089255A">
        <w:rPr>
          <w:lang w:val="en-GB"/>
        </w:rPr>
        <w:t>kx</w:t>
      </w:r>
      <w:proofErr w:type="spellEnd"/>
      <w:r w:rsidRPr="00DE0312">
        <w:rPr>
          <w:lang w:val="en-GB"/>
        </w:rPr>
        <w:t xml:space="preserve"> values and was larger for the big root system with a serial connection of the root segments than for the parallel root system. For the parallel</w:t>
      </w:r>
      <w:r w:rsidR="0089255A">
        <w:rPr>
          <w:lang w:val="en-GB"/>
        </w:rPr>
        <w:t xml:space="preserve"> and big root</w:t>
      </w:r>
      <w:r w:rsidRPr="00DE0312">
        <w:rPr>
          <w:lang w:val="en-GB"/>
        </w:rPr>
        <w:t xml:space="preserve"> system with a </w:t>
      </w:r>
      <w:r w:rsidR="0089255A">
        <w:rPr>
          <w:lang w:val="en-GB"/>
        </w:rPr>
        <w:t xml:space="preserve">large </w:t>
      </w:r>
      <w:proofErr w:type="spellStart"/>
      <w:r w:rsidR="0089255A">
        <w:rPr>
          <w:lang w:val="en-GB"/>
        </w:rPr>
        <w:t>kx</w:t>
      </w:r>
      <w:proofErr w:type="spellEnd"/>
      <w:r w:rsidRPr="00DE0312">
        <w:rPr>
          <w:lang w:val="en-GB"/>
        </w:rPr>
        <w:t xml:space="preserve">, the distribution of SUF becomes more or less uniform with depth. </w:t>
      </w:r>
      <w:r w:rsidR="008B4791" w:rsidRPr="00DE0312">
        <w:rPr>
          <w:lang w:val="en-GB"/>
        </w:rPr>
        <w:t xml:space="preserve">Although the parallel root system had a lower </w:t>
      </w:r>
      <w:proofErr w:type="spellStart"/>
      <w:r w:rsidR="008B4791" w:rsidRPr="00DE0312">
        <w:rPr>
          <w:lang w:val="en-GB"/>
        </w:rPr>
        <w:t>Krs</w:t>
      </w:r>
      <w:proofErr w:type="spellEnd"/>
      <w:r w:rsidR="008B4791" w:rsidRPr="00DE0312">
        <w:rPr>
          <w:lang w:val="en-GB"/>
        </w:rPr>
        <w:t xml:space="preserve"> than the corresponding big root system, the root water uptake was larger for the parallel than for the big root system. Since the SUF values </w:t>
      </w:r>
      <w:r w:rsidR="00037EC7" w:rsidRPr="00DE0312">
        <w:rPr>
          <w:lang w:val="en-GB"/>
        </w:rPr>
        <w:t xml:space="preserve">deeper in the soil profile </w:t>
      </w:r>
      <w:r w:rsidR="008B4791" w:rsidRPr="00DE0312">
        <w:rPr>
          <w:lang w:val="en-GB"/>
        </w:rPr>
        <w:t xml:space="preserve">were larger </w:t>
      </w:r>
      <w:r w:rsidR="00037EC7" w:rsidRPr="00DE0312">
        <w:rPr>
          <w:lang w:val="en-GB"/>
        </w:rPr>
        <w:t xml:space="preserve">for the parallel root system </w:t>
      </w:r>
      <w:r w:rsidR="008B4791" w:rsidRPr="00DE0312">
        <w:rPr>
          <w:lang w:val="en-GB"/>
        </w:rPr>
        <w:t xml:space="preserve">than for the big root system, more water could be taken up from deeper in the soil profile where the water potentials were larger by the parallel root system than by the big root system. </w:t>
      </w:r>
    </w:p>
    <w:p w14:paraId="4156F5F6" w14:textId="50F6E94F" w:rsidR="005A7F56" w:rsidRPr="00DE0312" w:rsidRDefault="005A7F56" w:rsidP="009C73D0">
      <w:pPr>
        <w:rPr>
          <w:lang w:val="en-GB"/>
        </w:rPr>
      </w:pPr>
      <w:r w:rsidRPr="00DE0312">
        <w:rPr>
          <w:lang w:val="en-GB"/>
        </w:rPr>
        <w:t xml:space="preserve">However, the compensatory uptake in the big root system was larger than in the parallel root system. Both the </w:t>
      </w:r>
      <w:proofErr w:type="spellStart"/>
      <w:r w:rsidRPr="00DE0312">
        <w:rPr>
          <w:lang w:val="en-GB"/>
        </w:rPr>
        <w:t>kcomp</w:t>
      </w:r>
      <w:proofErr w:type="spellEnd"/>
      <w:r w:rsidRPr="00DE0312">
        <w:rPr>
          <w:lang w:val="en-GB"/>
        </w:rPr>
        <w:t xml:space="preserve"> and </w:t>
      </w:r>
      <w:proofErr w:type="spellStart"/>
      <w:r w:rsidR="00CB3B11">
        <w:rPr>
          <w:lang w:val="en-GB"/>
        </w:rPr>
        <w:t>Kcomp</w:t>
      </w:r>
      <w:proofErr w:type="spellEnd"/>
      <w:r w:rsidRPr="00DE0312">
        <w:rPr>
          <w:lang w:val="en-GB"/>
        </w:rPr>
        <w:t xml:space="preserve"> values were larger for the big root than for the parallel root system. </w:t>
      </w:r>
      <w:r w:rsidR="003965ED" w:rsidRPr="00DE0312">
        <w:rPr>
          <w:lang w:val="en-GB"/>
        </w:rPr>
        <w:t xml:space="preserve">This means that water could be redistributed </w:t>
      </w:r>
      <w:r w:rsidR="00497C74" w:rsidRPr="00DE0312">
        <w:rPr>
          <w:lang w:val="en-GB"/>
        </w:rPr>
        <w:t xml:space="preserve">more easily </w:t>
      </w:r>
      <w:r w:rsidR="003965ED" w:rsidRPr="00DE0312">
        <w:rPr>
          <w:lang w:val="en-GB"/>
        </w:rPr>
        <w:t xml:space="preserve">via the root system between different depths in the soil profile with different soil water potentials in the big root than in the parallel root system. For the parallel root system, the compensatory water flow must pass via the root collar whereas it can be transferred more directly in the big root system. For the parallel root system </w:t>
      </w:r>
      <w:proofErr w:type="spellStart"/>
      <w:r w:rsidR="00CB3B11">
        <w:rPr>
          <w:lang w:val="en-GB"/>
        </w:rPr>
        <w:t>Kcomp</w:t>
      </w:r>
      <w:proofErr w:type="spellEnd"/>
      <w:r w:rsidR="002049FD" w:rsidRPr="00DE0312">
        <w:rPr>
          <w:lang w:val="en-GB"/>
        </w:rPr>
        <w:t xml:space="preserve"> matches exactly with </w:t>
      </w:r>
      <w:proofErr w:type="spellStart"/>
      <w:r w:rsidR="002049FD" w:rsidRPr="00DE0312">
        <w:rPr>
          <w:lang w:val="en-GB"/>
        </w:rPr>
        <w:t>Krs</w:t>
      </w:r>
      <w:proofErr w:type="spellEnd"/>
      <w:r w:rsidR="002049FD" w:rsidRPr="00DE0312">
        <w:rPr>
          <w:lang w:val="en-GB"/>
        </w:rPr>
        <w:t xml:space="preserve">. For the big-root system, </w:t>
      </w:r>
      <w:proofErr w:type="spellStart"/>
      <w:r w:rsidR="00CB3B11">
        <w:rPr>
          <w:lang w:val="en-GB"/>
        </w:rPr>
        <w:t>Kcomp</w:t>
      </w:r>
      <w:proofErr w:type="spellEnd"/>
      <w:r w:rsidR="002049FD" w:rsidRPr="00DE0312">
        <w:rPr>
          <w:lang w:val="en-GB"/>
        </w:rPr>
        <w:t xml:space="preserve"> is larger than </w:t>
      </w:r>
      <w:proofErr w:type="spellStart"/>
      <w:r w:rsidR="002049FD" w:rsidRPr="00DE0312">
        <w:rPr>
          <w:lang w:val="en-GB"/>
        </w:rPr>
        <w:t>Krs</w:t>
      </w:r>
      <w:proofErr w:type="spellEnd"/>
      <w:r w:rsidR="002049FD" w:rsidRPr="00DE0312">
        <w:rPr>
          <w:lang w:val="en-GB"/>
        </w:rPr>
        <w:t xml:space="preserve">. </w:t>
      </w:r>
      <w:proofErr w:type="spellStart"/>
      <w:r w:rsidR="002049FD" w:rsidRPr="00DE0312">
        <w:rPr>
          <w:lang w:val="en-GB"/>
        </w:rPr>
        <w:t>kcomp</w:t>
      </w:r>
      <w:proofErr w:type="spellEnd"/>
      <w:r w:rsidR="002049FD" w:rsidRPr="00DE0312">
        <w:rPr>
          <w:lang w:val="en-GB"/>
        </w:rPr>
        <w:t xml:space="preserve"> and </w:t>
      </w:r>
      <w:proofErr w:type="spellStart"/>
      <w:r w:rsidR="00CB3B11">
        <w:rPr>
          <w:lang w:val="en-GB"/>
        </w:rPr>
        <w:t>Kcomp</w:t>
      </w:r>
      <w:proofErr w:type="spellEnd"/>
      <w:r w:rsidR="002049FD" w:rsidRPr="00DE0312">
        <w:rPr>
          <w:lang w:val="en-GB"/>
        </w:rPr>
        <w:t xml:space="preserve"> increase in both cases with </w:t>
      </w:r>
      <w:r w:rsidR="00497C74">
        <w:rPr>
          <w:lang w:val="en-GB"/>
        </w:rPr>
        <w:t>increasing</w:t>
      </w:r>
      <w:r w:rsidR="002049FD" w:rsidRPr="00DE0312">
        <w:rPr>
          <w:lang w:val="en-GB"/>
        </w:rPr>
        <w:t xml:space="preserve"> axial </w:t>
      </w:r>
      <w:r w:rsidR="00497C74">
        <w:rPr>
          <w:lang w:val="en-GB"/>
        </w:rPr>
        <w:t>conductance (</w:t>
      </w:r>
      <w:proofErr w:type="spellStart"/>
      <w:r w:rsidR="00497C74">
        <w:rPr>
          <w:lang w:val="en-GB"/>
        </w:rPr>
        <w:t>kx</w:t>
      </w:r>
      <w:proofErr w:type="spellEnd"/>
      <w:r w:rsidR="00497C74">
        <w:rPr>
          <w:lang w:val="en-GB"/>
        </w:rPr>
        <w:t>)</w:t>
      </w:r>
      <w:r w:rsidR="002049FD" w:rsidRPr="00DE0312">
        <w:rPr>
          <w:lang w:val="en-GB"/>
        </w:rPr>
        <w:t xml:space="preserve"> and the difference between </w:t>
      </w:r>
      <w:proofErr w:type="spellStart"/>
      <w:r w:rsidR="00CB3B11">
        <w:rPr>
          <w:lang w:val="en-GB"/>
        </w:rPr>
        <w:t>Kcomp</w:t>
      </w:r>
      <w:proofErr w:type="spellEnd"/>
      <w:r w:rsidR="002049FD" w:rsidRPr="00DE0312">
        <w:rPr>
          <w:lang w:val="en-GB"/>
        </w:rPr>
        <w:t xml:space="preserve"> and </w:t>
      </w:r>
      <w:proofErr w:type="spellStart"/>
      <w:r w:rsidR="002049FD" w:rsidRPr="00DE0312">
        <w:rPr>
          <w:lang w:val="en-GB"/>
        </w:rPr>
        <w:t>Krs</w:t>
      </w:r>
      <w:proofErr w:type="spellEnd"/>
      <w:r w:rsidR="002049FD" w:rsidRPr="00DE0312">
        <w:rPr>
          <w:lang w:val="en-GB"/>
        </w:rPr>
        <w:t xml:space="preserve"> for the big root system decreases with </w:t>
      </w:r>
      <w:r w:rsidR="00497C74">
        <w:rPr>
          <w:lang w:val="en-GB"/>
        </w:rPr>
        <w:t xml:space="preserve">increasing </w:t>
      </w:r>
      <w:r w:rsidR="002049FD" w:rsidRPr="00DE0312">
        <w:rPr>
          <w:lang w:val="en-GB"/>
        </w:rPr>
        <w:t xml:space="preserve">axial </w:t>
      </w:r>
      <w:r w:rsidR="00497C74">
        <w:rPr>
          <w:lang w:val="en-GB"/>
        </w:rPr>
        <w:t>conductance</w:t>
      </w:r>
      <w:r w:rsidR="002049FD" w:rsidRPr="00DE0312">
        <w:rPr>
          <w:lang w:val="en-GB"/>
        </w:rPr>
        <w:t xml:space="preserve">. </w:t>
      </w:r>
    </w:p>
    <w:p w14:paraId="4026C1DF" w14:textId="2A60B28B" w:rsidR="002049FD" w:rsidRPr="00DE0312" w:rsidRDefault="002049FD" w:rsidP="009C73D0">
      <w:pPr>
        <w:rPr>
          <w:lang w:val="en-GB"/>
        </w:rPr>
      </w:pPr>
      <w:r w:rsidRPr="00DE0312">
        <w:rPr>
          <w:lang w:val="en-GB"/>
        </w:rPr>
        <w:lastRenderedPageBreak/>
        <w:t xml:space="preserve">The larger redistribution and </w:t>
      </w:r>
      <w:proofErr w:type="spellStart"/>
      <w:r w:rsidR="00CB3B11">
        <w:rPr>
          <w:lang w:val="en-GB"/>
        </w:rPr>
        <w:t>Kcomp</w:t>
      </w:r>
      <w:proofErr w:type="spellEnd"/>
      <w:r w:rsidRPr="00DE0312">
        <w:rPr>
          <w:lang w:val="en-GB"/>
        </w:rPr>
        <w:t xml:space="preserve"> in the big root system does not lead to more </w:t>
      </w:r>
      <w:r w:rsidR="00FC0C58" w:rsidRPr="00DE0312">
        <w:rPr>
          <w:lang w:val="en-GB"/>
        </w:rPr>
        <w:t xml:space="preserve">net </w:t>
      </w:r>
      <w:r w:rsidRPr="00DE0312">
        <w:rPr>
          <w:lang w:val="en-GB"/>
        </w:rPr>
        <w:t xml:space="preserve">water uptake </w:t>
      </w:r>
      <w:r w:rsidR="00FC0C58" w:rsidRPr="00DE0312">
        <w:rPr>
          <w:lang w:val="en-GB"/>
        </w:rPr>
        <w:t>but to a larger redistribution of water in the soil via the root system. The larger uptake in the lower part of the soil profile is compensated by</w:t>
      </w:r>
      <w:r w:rsidR="00037EC7" w:rsidRPr="00DE0312">
        <w:rPr>
          <w:lang w:val="en-GB"/>
        </w:rPr>
        <w:t xml:space="preserve"> larger release (more negative </w:t>
      </w:r>
      <w:r w:rsidR="00610640">
        <w:rPr>
          <w:lang w:val="en-GB"/>
        </w:rPr>
        <w:t>uptake rate</w:t>
      </w:r>
      <w:r w:rsidR="00037EC7" w:rsidRPr="00DE0312">
        <w:rPr>
          <w:lang w:val="en-GB"/>
        </w:rPr>
        <w:t>) in the upper part of the profile</w:t>
      </w:r>
      <w:r w:rsidR="00FC0C58" w:rsidRPr="00DE0312">
        <w:rPr>
          <w:lang w:val="en-GB"/>
        </w:rPr>
        <w:t xml:space="preserve">. </w:t>
      </w:r>
    </w:p>
    <w:p w14:paraId="29E86A3F" w14:textId="6EA196D1" w:rsidR="004D0146" w:rsidRPr="00DE0312" w:rsidRDefault="00FC0C58" w:rsidP="009C73D0">
      <w:pPr>
        <w:rPr>
          <w:lang w:val="en-GB"/>
        </w:rPr>
      </w:pPr>
      <w:r w:rsidRPr="00DE0312">
        <w:rPr>
          <w:lang w:val="en-GB"/>
        </w:rPr>
        <w:t xml:space="preserve">Comparing the simplified approach with the exact approach, for the parallel root system both approaches match perfectly with </w:t>
      </w:r>
      <w:proofErr w:type="spellStart"/>
      <w:r w:rsidR="00CB3B11">
        <w:rPr>
          <w:lang w:val="en-GB"/>
        </w:rPr>
        <w:t>K</w:t>
      </w:r>
      <w:r w:rsidR="00CB3B11" w:rsidRPr="00AF4342">
        <w:rPr>
          <w:vertAlign w:val="subscript"/>
          <w:lang w:val="en-GB"/>
        </w:rPr>
        <w:t>comp</w:t>
      </w:r>
      <w:proofErr w:type="spellEnd"/>
      <w:r w:rsidRPr="00DE0312">
        <w:rPr>
          <w:lang w:val="en-GB"/>
        </w:rPr>
        <w:t xml:space="preserve">= </w:t>
      </w:r>
      <w:proofErr w:type="spellStart"/>
      <w:r w:rsidRPr="00DE0312">
        <w:rPr>
          <w:lang w:val="en-GB"/>
        </w:rPr>
        <w:t>Krs</w:t>
      </w:r>
      <w:proofErr w:type="spellEnd"/>
      <w:r w:rsidRPr="00DE0312">
        <w:rPr>
          <w:lang w:val="en-GB"/>
        </w:rPr>
        <w:t xml:space="preserve"> and </w:t>
      </w:r>
      <w:r w:rsidR="00CB3B11" w:rsidRPr="00CB3B11">
        <w:rPr>
          <w:b/>
          <w:lang w:val="en-GB"/>
        </w:rPr>
        <w:t>C</w:t>
      </w:r>
      <w:r w:rsidR="00CB3B11" w:rsidRPr="00CB3B11">
        <w:rPr>
          <w:b/>
          <w:vertAlign w:val="subscript"/>
          <w:lang w:val="en-GB"/>
        </w:rPr>
        <w:t>7</w:t>
      </w:r>
      <w:r w:rsidRPr="00DE0312">
        <w:rPr>
          <w:lang w:val="en-GB"/>
        </w:rPr>
        <w:t xml:space="preserve">=I. For the big root system with larger </w:t>
      </w:r>
      <w:proofErr w:type="spellStart"/>
      <w:r w:rsidR="00CB3B11">
        <w:rPr>
          <w:lang w:val="en-GB"/>
        </w:rPr>
        <w:t>K</w:t>
      </w:r>
      <w:r w:rsidR="00CB3B11" w:rsidRPr="00AF4342">
        <w:rPr>
          <w:vertAlign w:val="subscript"/>
          <w:lang w:val="en-GB"/>
        </w:rPr>
        <w:t>comp</w:t>
      </w:r>
      <w:proofErr w:type="spellEnd"/>
      <w:r w:rsidRPr="00DE0312">
        <w:rPr>
          <w:lang w:val="en-GB"/>
        </w:rPr>
        <w:t xml:space="preserve"> than </w:t>
      </w:r>
      <w:proofErr w:type="spellStart"/>
      <w:r w:rsidRPr="00DE0312">
        <w:rPr>
          <w:lang w:val="en-GB"/>
        </w:rPr>
        <w:t>Krs</w:t>
      </w:r>
      <w:proofErr w:type="spellEnd"/>
      <w:r w:rsidRPr="00DE0312">
        <w:rPr>
          <w:lang w:val="en-GB"/>
        </w:rPr>
        <w:t xml:space="preserve">, the </w:t>
      </w:r>
      <w:r w:rsidR="00C57ED6" w:rsidRPr="00DE0312">
        <w:rPr>
          <w:lang w:val="en-GB"/>
        </w:rPr>
        <w:t xml:space="preserve">compensatory uptake </w:t>
      </w:r>
      <w:r w:rsidR="00037EC7" w:rsidRPr="00DE0312">
        <w:rPr>
          <w:lang w:val="en-GB"/>
        </w:rPr>
        <w:t>in the deeper part of the profile and the release in the upper part are underestimated by the simplified approach.</w:t>
      </w:r>
    </w:p>
    <w:p w14:paraId="5440AB62" w14:textId="3584B614" w:rsidR="00037EC7" w:rsidRPr="00DE0312" w:rsidRDefault="00FD167B" w:rsidP="009C73D0">
      <w:pPr>
        <w:rPr>
          <w:lang w:val="en-GB"/>
        </w:rPr>
      </w:pPr>
      <w:r w:rsidRPr="00DE0312">
        <w:rPr>
          <w:lang w:val="en-GB"/>
        </w:rPr>
        <w:t xml:space="preserve">For the parallel root system, the compensatory uptake at a certain depth depends only on the deviation of the soil water potential at that depth from the effective soil water potential. </w:t>
      </w:r>
      <w:r w:rsidR="00037EC7" w:rsidRPr="00DE0312">
        <w:rPr>
          <w:lang w:val="en-GB"/>
        </w:rPr>
        <w:t xml:space="preserve">Since the </w:t>
      </w:r>
      <w:r w:rsidR="00CB3B11" w:rsidRPr="00CB3B11">
        <w:rPr>
          <w:b/>
          <w:lang w:val="en-GB"/>
        </w:rPr>
        <w:t>C</w:t>
      </w:r>
      <w:r w:rsidR="00CB3B11" w:rsidRPr="00CB3B11">
        <w:rPr>
          <w:b/>
          <w:vertAlign w:val="subscript"/>
          <w:lang w:val="en-GB"/>
        </w:rPr>
        <w:t>7</w:t>
      </w:r>
      <w:r w:rsidR="00037EC7" w:rsidRPr="00DE0312">
        <w:rPr>
          <w:lang w:val="en-GB"/>
        </w:rPr>
        <w:t xml:space="preserve"> matrix differs for the big root system from the identity matrix, the </w:t>
      </w:r>
      <w:r w:rsidRPr="00DE0312">
        <w:rPr>
          <w:lang w:val="en-GB"/>
        </w:rPr>
        <w:t xml:space="preserve">compensatory uptake </w:t>
      </w:r>
      <w:r w:rsidR="00037EC7" w:rsidRPr="00DE0312">
        <w:rPr>
          <w:lang w:val="en-GB"/>
        </w:rPr>
        <w:t xml:space="preserve">at a certain depth will depend on </w:t>
      </w:r>
      <w:r w:rsidRPr="00DE0312">
        <w:rPr>
          <w:lang w:val="en-GB"/>
        </w:rPr>
        <w:t xml:space="preserve">how the deviations from the effective soil water potential are distributed in the soil profile. For instance, </w:t>
      </w:r>
      <w:r w:rsidR="00C10951" w:rsidRPr="00DE0312">
        <w:rPr>
          <w:lang w:val="en-GB"/>
        </w:rPr>
        <w:t xml:space="preserve">for a certain deviation of the soil water potential at the deepest depth, </w:t>
      </w:r>
      <w:r w:rsidRPr="00DE0312">
        <w:rPr>
          <w:lang w:val="en-GB"/>
        </w:rPr>
        <w:t xml:space="preserve">the compensatory uptake at the deepest depth for the big root system will be larger when the deviation of the water potential is smaller </w:t>
      </w:r>
      <w:r w:rsidR="00C10951" w:rsidRPr="00DE0312">
        <w:rPr>
          <w:lang w:val="en-GB"/>
        </w:rPr>
        <w:t xml:space="preserve">at </w:t>
      </w:r>
      <w:r w:rsidRPr="00DE0312">
        <w:rPr>
          <w:lang w:val="en-GB"/>
        </w:rPr>
        <w:t xml:space="preserve">the middle depth and larger </w:t>
      </w:r>
      <w:r w:rsidR="00C10951" w:rsidRPr="00DE0312">
        <w:rPr>
          <w:lang w:val="en-GB"/>
        </w:rPr>
        <w:t>at</w:t>
      </w:r>
      <w:r w:rsidRPr="00DE0312">
        <w:rPr>
          <w:lang w:val="en-GB"/>
        </w:rPr>
        <w:t xml:space="preserve"> the shallowest depth. The compensatory uptake in the middle depth will be larger when the deviation </w:t>
      </w:r>
      <w:r w:rsidR="00C10951" w:rsidRPr="00DE0312">
        <w:rPr>
          <w:lang w:val="en-GB"/>
        </w:rPr>
        <w:t xml:space="preserve">at the </w:t>
      </w:r>
      <w:r w:rsidRPr="00DE0312">
        <w:rPr>
          <w:lang w:val="en-GB"/>
        </w:rPr>
        <w:t xml:space="preserve">top of the soil profile is larger </w:t>
      </w:r>
      <w:r w:rsidR="00C10951" w:rsidRPr="00DE0312">
        <w:rPr>
          <w:lang w:val="en-GB"/>
        </w:rPr>
        <w:t xml:space="preserve">(more positive) </w:t>
      </w:r>
      <w:r w:rsidRPr="00DE0312">
        <w:rPr>
          <w:lang w:val="en-GB"/>
        </w:rPr>
        <w:t xml:space="preserve">and when the deviation in the bottom is smaller. </w:t>
      </w:r>
    </w:p>
    <w:tbl>
      <w:tblPr>
        <w:tblStyle w:val="TableGrid"/>
        <w:tblW w:w="0" w:type="auto"/>
        <w:tblLook w:val="04A0" w:firstRow="1" w:lastRow="0" w:firstColumn="1" w:lastColumn="0" w:noHBand="0" w:noVBand="1"/>
      </w:tblPr>
      <w:tblGrid>
        <w:gridCol w:w="4644"/>
        <w:gridCol w:w="4644"/>
      </w:tblGrid>
      <w:tr w:rsidR="0083394C" w14:paraId="0AE6C147" w14:textId="77777777" w:rsidTr="0083394C">
        <w:tc>
          <w:tcPr>
            <w:tcW w:w="4606" w:type="dxa"/>
          </w:tcPr>
          <w:p w14:paraId="7D43ACCA" w14:textId="1C574D0E" w:rsidR="0083394C" w:rsidRDefault="00234A1D">
            <w:pPr>
              <w:rPr>
                <w:lang w:val="en-GB"/>
              </w:rPr>
            </w:pPr>
            <w:r>
              <w:rPr>
                <w:noProof/>
                <w:lang w:eastAsia="de-DE"/>
              </w:rPr>
              <w:drawing>
                <wp:inline distT="0" distB="0" distL="0" distR="0" wp14:anchorId="427A5109" wp14:editId="5C33C38A">
                  <wp:extent cx="2840400" cy="21276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p>
        </w:tc>
        <w:tc>
          <w:tcPr>
            <w:tcW w:w="4606" w:type="dxa"/>
          </w:tcPr>
          <w:p w14:paraId="2848C628" w14:textId="5DE51DC4" w:rsidR="0083394C" w:rsidRDefault="00234A1D">
            <w:pPr>
              <w:rPr>
                <w:lang w:val="en-GB"/>
              </w:rPr>
            </w:pPr>
            <w:r>
              <w:rPr>
                <w:noProof/>
                <w:lang w:eastAsia="de-DE"/>
              </w:rPr>
              <w:drawing>
                <wp:inline distT="0" distB="0" distL="0" distR="0" wp14:anchorId="6F6C682A" wp14:editId="7BB15A60">
                  <wp:extent cx="2840400" cy="21276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p>
        </w:tc>
      </w:tr>
      <w:tr w:rsidR="00234A1D" w14:paraId="5F6F8F15" w14:textId="77777777" w:rsidTr="0083394C">
        <w:tc>
          <w:tcPr>
            <w:tcW w:w="4606" w:type="dxa"/>
          </w:tcPr>
          <w:p w14:paraId="23C9D386" w14:textId="1B49132F" w:rsidR="00234A1D" w:rsidRDefault="00234A1D">
            <w:pPr>
              <w:rPr>
                <w:lang w:val="en-GB"/>
              </w:rPr>
            </w:pPr>
            <w:r>
              <w:rPr>
                <w:noProof/>
                <w:lang w:eastAsia="de-DE"/>
              </w:rPr>
              <w:drawing>
                <wp:inline distT="0" distB="0" distL="0" distR="0" wp14:anchorId="54769DE6" wp14:editId="5D71B9DB">
                  <wp:extent cx="2840400" cy="21276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p>
        </w:tc>
        <w:tc>
          <w:tcPr>
            <w:tcW w:w="4606" w:type="dxa"/>
          </w:tcPr>
          <w:p w14:paraId="10C48D5B" w14:textId="59B5F9C7" w:rsidR="00234A1D" w:rsidRDefault="00234A1D">
            <w:pPr>
              <w:rPr>
                <w:lang w:val="en-GB"/>
              </w:rPr>
            </w:pPr>
            <w:r>
              <w:rPr>
                <w:noProof/>
                <w:lang w:eastAsia="de-DE"/>
              </w:rPr>
              <w:drawing>
                <wp:inline distT="0" distB="0" distL="0" distR="0" wp14:anchorId="19B8A58C" wp14:editId="353C3909">
                  <wp:extent cx="2840400" cy="21276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p>
        </w:tc>
      </w:tr>
      <w:tr w:rsidR="0083394C" w14:paraId="6BB105AA" w14:textId="77777777" w:rsidTr="0083394C">
        <w:tc>
          <w:tcPr>
            <w:tcW w:w="4606" w:type="dxa"/>
          </w:tcPr>
          <w:p w14:paraId="519184FA" w14:textId="004A9C00" w:rsidR="0083394C" w:rsidRDefault="00EB354E">
            <w:pPr>
              <w:rPr>
                <w:lang w:val="en-GB"/>
              </w:rPr>
            </w:pPr>
            <w:r>
              <w:rPr>
                <w:noProof/>
                <w:lang w:eastAsia="de-DE"/>
              </w:rPr>
              <w:lastRenderedPageBreak/>
              <w:drawing>
                <wp:inline distT="0" distB="0" distL="0" distR="0" wp14:anchorId="51D4C92A" wp14:editId="494F5DD4">
                  <wp:extent cx="2840400" cy="2127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p>
        </w:tc>
        <w:tc>
          <w:tcPr>
            <w:tcW w:w="4606" w:type="dxa"/>
          </w:tcPr>
          <w:p w14:paraId="56A74FE6" w14:textId="6DCD4D58" w:rsidR="0083394C" w:rsidRDefault="00617C42">
            <w:pPr>
              <w:rPr>
                <w:lang w:val="en-GB"/>
              </w:rPr>
            </w:pPr>
            <w:r>
              <w:rPr>
                <w:noProof/>
                <w:lang w:eastAsia="de-DE"/>
              </w:rPr>
              <w:drawing>
                <wp:inline distT="0" distB="0" distL="0" distR="0" wp14:anchorId="17D9B207" wp14:editId="781D1B3B">
                  <wp:extent cx="2840400" cy="21276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p>
        </w:tc>
      </w:tr>
      <w:tr w:rsidR="0083394C" w14:paraId="4F646CE4" w14:textId="77777777" w:rsidTr="0083394C">
        <w:tc>
          <w:tcPr>
            <w:tcW w:w="4606" w:type="dxa"/>
          </w:tcPr>
          <w:p w14:paraId="0133462B" w14:textId="198BFBCB" w:rsidR="0083394C" w:rsidRDefault="00617C42">
            <w:pPr>
              <w:rPr>
                <w:lang w:val="en-GB"/>
              </w:rPr>
            </w:pPr>
            <w:r>
              <w:rPr>
                <w:noProof/>
                <w:lang w:eastAsia="de-DE"/>
              </w:rPr>
              <w:drawing>
                <wp:inline distT="0" distB="0" distL="0" distR="0" wp14:anchorId="3125BB70" wp14:editId="2A4769CC">
                  <wp:extent cx="2840400" cy="21276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p>
        </w:tc>
        <w:tc>
          <w:tcPr>
            <w:tcW w:w="4606" w:type="dxa"/>
          </w:tcPr>
          <w:p w14:paraId="27179965" w14:textId="2C6785AF" w:rsidR="0083394C" w:rsidRDefault="00617C42">
            <w:pPr>
              <w:rPr>
                <w:lang w:val="en-GB"/>
              </w:rPr>
            </w:pPr>
            <w:r>
              <w:rPr>
                <w:noProof/>
                <w:lang w:eastAsia="de-DE"/>
              </w:rPr>
              <w:drawing>
                <wp:inline distT="0" distB="0" distL="0" distR="0" wp14:anchorId="67E9DF14" wp14:editId="1A80556E">
                  <wp:extent cx="2840400" cy="21276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40400" cy="2127600"/>
                          </a:xfrm>
                          <a:prstGeom prst="rect">
                            <a:avLst/>
                          </a:prstGeom>
                          <a:noFill/>
                          <a:ln>
                            <a:noFill/>
                          </a:ln>
                        </pic:spPr>
                      </pic:pic>
                    </a:graphicData>
                  </a:graphic>
                </wp:inline>
              </w:drawing>
            </w:r>
          </w:p>
        </w:tc>
      </w:tr>
    </w:tbl>
    <w:p w14:paraId="7A5BC7D5" w14:textId="25B3AFEF" w:rsidR="003358CB" w:rsidRPr="00DE0312" w:rsidRDefault="003358CB" w:rsidP="009C73D0">
      <w:pPr>
        <w:rPr>
          <w:lang w:val="en-GB"/>
        </w:rPr>
      </w:pPr>
    </w:p>
    <w:p w14:paraId="6F2EC7E1" w14:textId="73C53DA1" w:rsidR="00B23C2B" w:rsidRPr="00DE0312" w:rsidRDefault="00FD6646" w:rsidP="003608E5">
      <w:pPr>
        <w:pStyle w:val="Caption"/>
        <w:rPr>
          <w:lang w:val="en-GB"/>
        </w:rPr>
      </w:pPr>
      <w:r w:rsidRPr="00DE0312">
        <w:rPr>
          <w:lang w:val="en-GB"/>
        </w:rPr>
        <w:t xml:space="preserve">Figure </w:t>
      </w:r>
      <w:r w:rsidRPr="00DE0312">
        <w:rPr>
          <w:lang w:val="en-GB"/>
        </w:rPr>
        <w:fldChar w:fldCharType="begin"/>
      </w:r>
      <w:r w:rsidRPr="00DE0312">
        <w:rPr>
          <w:lang w:val="en-GB"/>
        </w:rPr>
        <w:instrText xml:space="preserve"> SEQ Figure \* ARABIC </w:instrText>
      </w:r>
      <w:r w:rsidRPr="00DE0312">
        <w:rPr>
          <w:lang w:val="en-GB"/>
        </w:rPr>
        <w:fldChar w:fldCharType="separate"/>
      </w:r>
      <w:r w:rsidR="006F7BFD">
        <w:rPr>
          <w:noProof/>
          <w:lang w:val="en-GB"/>
        </w:rPr>
        <w:t>2</w:t>
      </w:r>
      <w:r w:rsidRPr="00DE0312">
        <w:rPr>
          <w:lang w:val="en-GB"/>
        </w:rPr>
        <w:fldChar w:fldCharType="end"/>
      </w:r>
      <w:r w:rsidRPr="00DE0312">
        <w:rPr>
          <w:lang w:val="en-GB"/>
        </w:rPr>
        <w:t xml:space="preserve">: </w:t>
      </w:r>
      <w:r w:rsidR="005F57BB">
        <w:rPr>
          <w:lang w:val="en-GB"/>
        </w:rPr>
        <w:t>Standardized uptake fractions (SUF) and sink terms for parallel and big root systems and for a linearly increasing hydraulic head with depth. SUF and sink terms are calculated using the exact solutions and using the approximation</w:t>
      </w:r>
      <w:r w:rsidR="00A64429">
        <w:rPr>
          <w:lang w:val="en-GB"/>
        </w:rPr>
        <w:t xml:space="preserve"> by </w:t>
      </w:r>
      <w:proofErr w:type="spellStart"/>
      <w:r w:rsidR="00A64429">
        <w:rPr>
          <w:lang w:val="en-GB"/>
        </w:rPr>
        <w:t>Couvreur</w:t>
      </w:r>
      <w:proofErr w:type="spellEnd"/>
      <w:r w:rsidR="00A64429">
        <w:rPr>
          <w:lang w:val="en-GB"/>
        </w:rPr>
        <w:t xml:space="preserve"> (2012). The top two rows are for root systems with lower axial </w:t>
      </w:r>
      <w:proofErr w:type="spellStart"/>
      <w:r w:rsidR="00A64429">
        <w:rPr>
          <w:lang w:val="en-GB"/>
        </w:rPr>
        <w:t>conductances</w:t>
      </w:r>
      <w:proofErr w:type="spellEnd"/>
      <w:r w:rsidR="00A64429">
        <w:rPr>
          <w:lang w:val="en-GB"/>
        </w:rPr>
        <w:t xml:space="preserve">, </w:t>
      </w:r>
      <w:proofErr w:type="spellStart"/>
      <w:r w:rsidR="00A64429">
        <w:rPr>
          <w:lang w:val="en-GB"/>
        </w:rPr>
        <w:t>kx</w:t>
      </w:r>
      <w:proofErr w:type="spellEnd"/>
      <w:r w:rsidR="00A64429">
        <w:rPr>
          <w:lang w:val="en-GB"/>
        </w:rPr>
        <w:t xml:space="preserve">, and the lower two rows for root systems with higher axial </w:t>
      </w:r>
      <w:proofErr w:type="spellStart"/>
      <w:r w:rsidR="00A64429">
        <w:rPr>
          <w:lang w:val="en-GB"/>
        </w:rPr>
        <w:t>conductances</w:t>
      </w:r>
      <w:proofErr w:type="spellEnd"/>
      <w:r w:rsidR="00A64429">
        <w:rPr>
          <w:lang w:val="en-GB"/>
        </w:rPr>
        <w:t>.</w:t>
      </w:r>
      <w:r w:rsidRPr="00DE0312">
        <w:rPr>
          <w:lang w:val="en-GB"/>
        </w:rPr>
        <w:t xml:space="preserve"> </w:t>
      </w:r>
      <w:r w:rsidR="00B23C2B" w:rsidRPr="00DE0312">
        <w:rPr>
          <w:lang w:val="en-GB"/>
        </w:rPr>
        <w:br w:type="page"/>
      </w:r>
    </w:p>
    <w:p w14:paraId="70B7015D" w14:textId="166D4F3A" w:rsidR="003C52E1" w:rsidRPr="00DE0312" w:rsidRDefault="003C52E1" w:rsidP="003C52E1">
      <w:pPr>
        <w:pStyle w:val="Caption"/>
        <w:keepNext/>
        <w:rPr>
          <w:lang w:val="en-GB"/>
        </w:rPr>
      </w:pPr>
      <w:bookmarkStart w:id="12" w:name="_Ref604318"/>
      <w:r w:rsidRPr="00DE0312">
        <w:rPr>
          <w:lang w:val="en-GB"/>
        </w:rPr>
        <w:lastRenderedPageBreak/>
        <w:t xml:space="preserve">Table </w:t>
      </w:r>
      <w:r w:rsidRPr="00DE0312">
        <w:rPr>
          <w:lang w:val="en-GB"/>
        </w:rPr>
        <w:fldChar w:fldCharType="begin"/>
      </w:r>
      <w:r w:rsidRPr="00DE0312">
        <w:rPr>
          <w:lang w:val="en-GB"/>
        </w:rPr>
        <w:instrText xml:space="preserve"> SEQ Table \* ARABIC </w:instrText>
      </w:r>
      <w:r w:rsidRPr="00DE0312">
        <w:rPr>
          <w:lang w:val="en-GB"/>
        </w:rPr>
        <w:fldChar w:fldCharType="separate"/>
      </w:r>
      <w:r w:rsidR="00DE319F">
        <w:rPr>
          <w:noProof/>
          <w:lang w:val="en-GB"/>
        </w:rPr>
        <w:t>1</w:t>
      </w:r>
      <w:r w:rsidRPr="00DE0312">
        <w:rPr>
          <w:lang w:val="en-GB"/>
        </w:rPr>
        <w:fldChar w:fldCharType="end"/>
      </w:r>
      <w:bookmarkEnd w:id="12"/>
      <w:r w:rsidR="00FD6646" w:rsidRPr="00DE0312">
        <w:rPr>
          <w:lang w:val="en-GB"/>
        </w:rPr>
        <w:t xml:space="preserve">, </w:t>
      </w:r>
      <w:proofErr w:type="spellStart"/>
      <w:r w:rsidR="00FD6646" w:rsidRPr="00DE0312">
        <w:rPr>
          <w:lang w:val="en-GB"/>
        </w:rPr>
        <w:t>Krs</w:t>
      </w:r>
      <w:proofErr w:type="spellEnd"/>
      <w:r w:rsidR="00FD6646" w:rsidRPr="00DE0312">
        <w:rPr>
          <w:lang w:val="en-GB"/>
        </w:rPr>
        <w:t xml:space="preserve">, SUF, </w:t>
      </w:r>
      <w:proofErr w:type="spellStart"/>
      <w:r w:rsidR="00FD6646" w:rsidRPr="00DE0312">
        <w:rPr>
          <w:lang w:val="en-GB"/>
        </w:rPr>
        <w:t>kcomp</w:t>
      </w:r>
      <w:proofErr w:type="spellEnd"/>
      <w:r w:rsidR="00FD6646" w:rsidRPr="00DE0312">
        <w:rPr>
          <w:lang w:val="en-GB"/>
        </w:rPr>
        <w:t xml:space="preserve">, and </w:t>
      </w:r>
      <w:proofErr w:type="spellStart"/>
      <w:r w:rsidR="00CB3B11">
        <w:rPr>
          <w:lang w:val="en-GB"/>
        </w:rPr>
        <w:t>Kcomp</w:t>
      </w:r>
      <w:proofErr w:type="spellEnd"/>
      <w:r w:rsidR="00FD6646" w:rsidRPr="00DE0312">
        <w:rPr>
          <w:lang w:val="en-GB"/>
        </w:rPr>
        <w:t xml:space="preserve">, mean soil water potential and total uptake for the different root systems </w:t>
      </w:r>
    </w:p>
    <w:tbl>
      <w:tblPr>
        <w:tblStyle w:val="TableGrid"/>
        <w:tblW w:w="0" w:type="auto"/>
        <w:tblLook w:val="04A0" w:firstRow="1" w:lastRow="0" w:firstColumn="1" w:lastColumn="0" w:noHBand="0" w:noVBand="1"/>
      </w:tblPr>
      <w:tblGrid>
        <w:gridCol w:w="1842"/>
        <w:gridCol w:w="1842"/>
        <w:gridCol w:w="1842"/>
        <w:gridCol w:w="1843"/>
        <w:gridCol w:w="1843"/>
      </w:tblGrid>
      <w:tr w:rsidR="003358CB" w:rsidRPr="00DE0312" w14:paraId="7204BBB7" w14:textId="77777777" w:rsidTr="000C1A21">
        <w:tc>
          <w:tcPr>
            <w:tcW w:w="1842" w:type="dxa"/>
          </w:tcPr>
          <w:p w14:paraId="37BC4C17" w14:textId="77777777" w:rsidR="000C1A21" w:rsidRPr="00DE0312" w:rsidRDefault="000C1A21" w:rsidP="009C73D0">
            <w:pPr>
              <w:rPr>
                <w:lang w:val="en-GB"/>
              </w:rPr>
            </w:pPr>
          </w:p>
        </w:tc>
        <w:tc>
          <w:tcPr>
            <w:tcW w:w="1842" w:type="dxa"/>
          </w:tcPr>
          <w:p w14:paraId="4DBFD935" w14:textId="77777777" w:rsidR="000C1A21" w:rsidRPr="00DE0312" w:rsidRDefault="000C1A21" w:rsidP="009C73D0">
            <w:pPr>
              <w:rPr>
                <w:lang w:val="en-GB"/>
              </w:rPr>
            </w:pPr>
            <w:r w:rsidRPr="00DE0312">
              <w:rPr>
                <w:lang w:val="en-GB"/>
              </w:rPr>
              <w:t>Big root</w:t>
            </w:r>
          </w:p>
        </w:tc>
        <w:tc>
          <w:tcPr>
            <w:tcW w:w="1842" w:type="dxa"/>
          </w:tcPr>
          <w:p w14:paraId="53FCB1B3" w14:textId="77777777" w:rsidR="000C1A21" w:rsidRPr="00DE0312" w:rsidRDefault="000C1A21" w:rsidP="009C73D0">
            <w:pPr>
              <w:rPr>
                <w:lang w:val="en-GB"/>
              </w:rPr>
            </w:pPr>
          </w:p>
        </w:tc>
        <w:tc>
          <w:tcPr>
            <w:tcW w:w="1843" w:type="dxa"/>
          </w:tcPr>
          <w:p w14:paraId="203A0C00" w14:textId="77777777" w:rsidR="000C1A21" w:rsidRPr="00DE0312" w:rsidRDefault="000C1A21" w:rsidP="009C73D0">
            <w:pPr>
              <w:rPr>
                <w:lang w:val="en-GB"/>
              </w:rPr>
            </w:pPr>
            <w:r w:rsidRPr="00DE0312">
              <w:rPr>
                <w:lang w:val="en-GB"/>
              </w:rPr>
              <w:t>Parallel root</w:t>
            </w:r>
          </w:p>
        </w:tc>
        <w:tc>
          <w:tcPr>
            <w:tcW w:w="1843" w:type="dxa"/>
          </w:tcPr>
          <w:p w14:paraId="6DEB2C05" w14:textId="77777777" w:rsidR="000C1A21" w:rsidRPr="00DE0312" w:rsidRDefault="000C1A21" w:rsidP="009C73D0">
            <w:pPr>
              <w:rPr>
                <w:lang w:val="en-GB"/>
              </w:rPr>
            </w:pPr>
          </w:p>
        </w:tc>
      </w:tr>
      <w:tr w:rsidR="003358CB" w:rsidRPr="00DE0312" w14:paraId="37CD06C4" w14:textId="77777777" w:rsidTr="000C1A21">
        <w:tc>
          <w:tcPr>
            <w:tcW w:w="1842" w:type="dxa"/>
          </w:tcPr>
          <w:p w14:paraId="3AA25E15" w14:textId="77777777" w:rsidR="000C1A21" w:rsidRPr="00DE0312" w:rsidRDefault="000C1A21" w:rsidP="009C73D0">
            <w:pPr>
              <w:rPr>
                <w:lang w:val="en-GB"/>
              </w:rPr>
            </w:pPr>
          </w:p>
        </w:tc>
        <w:tc>
          <w:tcPr>
            <w:tcW w:w="1842" w:type="dxa"/>
          </w:tcPr>
          <w:p w14:paraId="02001630" w14:textId="3D0B7A39" w:rsidR="000C1A21" w:rsidRPr="00DE0312" w:rsidRDefault="00497C74" w:rsidP="00497C74">
            <w:pPr>
              <w:rPr>
                <w:lang w:val="en-GB"/>
              </w:rPr>
            </w:pPr>
            <w:proofErr w:type="spellStart"/>
            <w:r>
              <w:rPr>
                <w:lang w:val="en-GB"/>
              </w:rPr>
              <w:t>kr</w:t>
            </w:r>
            <w:proofErr w:type="spellEnd"/>
            <w:r w:rsidR="000C1A21" w:rsidRPr="00DE0312">
              <w:rPr>
                <w:lang w:val="en-GB"/>
              </w:rPr>
              <w:t>=1,</w:t>
            </w:r>
            <w:r>
              <w:rPr>
                <w:lang w:val="en-GB"/>
              </w:rPr>
              <w:t>kx</w:t>
            </w:r>
            <w:r w:rsidR="000C1A21" w:rsidRPr="00DE0312">
              <w:rPr>
                <w:lang w:val="en-GB"/>
              </w:rPr>
              <w:t>=1</w:t>
            </w:r>
          </w:p>
        </w:tc>
        <w:tc>
          <w:tcPr>
            <w:tcW w:w="1842" w:type="dxa"/>
          </w:tcPr>
          <w:p w14:paraId="585FD8A6" w14:textId="2F0D149C" w:rsidR="000C1A21" w:rsidRPr="00DE0312" w:rsidRDefault="00497C74" w:rsidP="00497C74">
            <w:pPr>
              <w:rPr>
                <w:lang w:val="en-GB"/>
              </w:rPr>
            </w:pPr>
            <w:proofErr w:type="spellStart"/>
            <w:r>
              <w:rPr>
                <w:lang w:val="en-GB"/>
              </w:rPr>
              <w:t>kr</w:t>
            </w:r>
            <w:proofErr w:type="spellEnd"/>
            <w:r w:rsidR="000C1A21" w:rsidRPr="00DE0312">
              <w:rPr>
                <w:lang w:val="en-GB"/>
              </w:rPr>
              <w:t xml:space="preserve">=1, </w:t>
            </w:r>
            <w:proofErr w:type="spellStart"/>
            <w:r>
              <w:rPr>
                <w:lang w:val="en-GB"/>
              </w:rPr>
              <w:t>kx</w:t>
            </w:r>
            <w:proofErr w:type="spellEnd"/>
            <w:r w:rsidR="000C1A21" w:rsidRPr="00DE0312">
              <w:rPr>
                <w:lang w:val="en-GB"/>
              </w:rPr>
              <w:t>=</w:t>
            </w:r>
            <w:r>
              <w:rPr>
                <w:lang w:val="en-GB"/>
              </w:rPr>
              <w:t>10</w:t>
            </w:r>
          </w:p>
        </w:tc>
        <w:tc>
          <w:tcPr>
            <w:tcW w:w="1843" w:type="dxa"/>
          </w:tcPr>
          <w:p w14:paraId="70072E66" w14:textId="236A6E02" w:rsidR="000C1A21" w:rsidRPr="00DE0312" w:rsidRDefault="00497C74" w:rsidP="00497C74">
            <w:pPr>
              <w:rPr>
                <w:lang w:val="en-GB"/>
              </w:rPr>
            </w:pPr>
            <w:proofErr w:type="spellStart"/>
            <w:r>
              <w:rPr>
                <w:lang w:val="en-GB"/>
              </w:rPr>
              <w:t>kr</w:t>
            </w:r>
            <w:proofErr w:type="spellEnd"/>
            <w:r w:rsidR="000C1A21" w:rsidRPr="00DE0312">
              <w:rPr>
                <w:lang w:val="en-GB"/>
              </w:rPr>
              <w:t xml:space="preserve">=1, </w:t>
            </w:r>
            <w:proofErr w:type="spellStart"/>
            <w:r>
              <w:rPr>
                <w:lang w:val="en-GB"/>
              </w:rPr>
              <w:t>kx</w:t>
            </w:r>
            <w:proofErr w:type="spellEnd"/>
            <w:r w:rsidR="000C1A21" w:rsidRPr="00DE0312">
              <w:rPr>
                <w:lang w:val="en-GB"/>
              </w:rPr>
              <w:t>=1</w:t>
            </w:r>
          </w:p>
        </w:tc>
        <w:tc>
          <w:tcPr>
            <w:tcW w:w="1843" w:type="dxa"/>
          </w:tcPr>
          <w:p w14:paraId="5E8BE495" w14:textId="69DC1EA0" w:rsidR="000C1A21" w:rsidRPr="00DE0312" w:rsidRDefault="00497C74" w:rsidP="00497C74">
            <w:pPr>
              <w:rPr>
                <w:lang w:val="en-GB"/>
              </w:rPr>
            </w:pPr>
            <w:proofErr w:type="spellStart"/>
            <w:r>
              <w:rPr>
                <w:lang w:val="en-GB"/>
              </w:rPr>
              <w:t>kr</w:t>
            </w:r>
            <w:proofErr w:type="spellEnd"/>
            <w:r w:rsidR="000C1A21" w:rsidRPr="00DE0312">
              <w:rPr>
                <w:lang w:val="en-GB"/>
              </w:rPr>
              <w:t xml:space="preserve">=1, </w:t>
            </w:r>
            <w:proofErr w:type="spellStart"/>
            <w:r>
              <w:rPr>
                <w:lang w:val="en-GB"/>
              </w:rPr>
              <w:t>kx</w:t>
            </w:r>
            <w:proofErr w:type="spellEnd"/>
            <w:r w:rsidR="000C1A21" w:rsidRPr="00DE0312">
              <w:rPr>
                <w:lang w:val="en-GB"/>
              </w:rPr>
              <w:t>=</w:t>
            </w:r>
            <w:r>
              <w:rPr>
                <w:lang w:val="en-GB"/>
              </w:rPr>
              <w:t>10</w:t>
            </w:r>
          </w:p>
        </w:tc>
      </w:tr>
      <w:tr w:rsidR="00E627D2" w:rsidRPr="00DE0312" w14:paraId="1B79C35A" w14:textId="77777777" w:rsidTr="000C1A21">
        <w:tc>
          <w:tcPr>
            <w:tcW w:w="1842" w:type="dxa"/>
          </w:tcPr>
          <w:p w14:paraId="4F89507D" w14:textId="77777777" w:rsidR="00E627D2" w:rsidRPr="00DE0312" w:rsidRDefault="00E627D2" w:rsidP="009C73D0">
            <w:pPr>
              <w:rPr>
                <w:lang w:val="en-GB"/>
              </w:rPr>
            </w:pPr>
          </w:p>
        </w:tc>
        <w:tc>
          <w:tcPr>
            <w:tcW w:w="1842" w:type="dxa"/>
          </w:tcPr>
          <w:p w14:paraId="61E1A998" w14:textId="77777777" w:rsidR="00E627D2" w:rsidRPr="00DE0312" w:rsidRDefault="00E627D2" w:rsidP="009C73D0">
            <w:pPr>
              <w:rPr>
                <w:lang w:val="en-GB"/>
              </w:rPr>
            </w:pPr>
            <w:proofErr w:type="spellStart"/>
            <w:r w:rsidRPr="00DE0312">
              <w:rPr>
                <w:lang w:val="en-GB"/>
              </w:rPr>
              <w:t>Krs</w:t>
            </w:r>
            <w:proofErr w:type="spellEnd"/>
          </w:p>
        </w:tc>
        <w:tc>
          <w:tcPr>
            <w:tcW w:w="1842" w:type="dxa"/>
          </w:tcPr>
          <w:p w14:paraId="2934126C" w14:textId="77777777" w:rsidR="00E627D2" w:rsidRPr="00DE0312" w:rsidRDefault="00E627D2">
            <w:pPr>
              <w:rPr>
                <w:lang w:val="en-GB"/>
              </w:rPr>
            </w:pPr>
            <w:proofErr w:type="spellStart"/>
            <w:r w:rsidRPr="00DE0312">
              <w:rPr>
                <w:lang w:val="en-GB"/>
              </w:rPr>
              <w:t>Krs</w:t>
            </w:r>
            <w:proofErr w:type="spellEnd"/>
          </w:p>
        </w:tc>
        <w:tc>
          <w:tcPr>
            <w:tcW w:w="1843" w:type="dxa"/>
          </w:tcPr>
          <w:p w14:paraId="4DB389C8" w14:textId="77777777" w:rsidR="00E627D2" w:rsidRPr="00DE0312" w:rsidRDefault="00E627D2">
            <w:pPr>
              <w:rPr>
                <w:lang w:val="en-GB"/>
              </w:rPr>
            </w:pPr>
            <w:proofErr w:type="spellStart"/>
            <w:r w:rsidRPr="00DE0312">
              <w:rPr>
                <w:lang w:val="en-GB"/>
              </w:rPr>
              <w:t>Krs</w:t>
            </w:r>
            <w:proofErr w:type="spellEnd"/>
          </w:p>
        </w:tc>
        <w:tc>
          <w:tcPr>
            <w:tcW w:w="1843" w:type="dxa"/>
          </w:tcPr>
          <w:p w14:paraId="7BB9A19B" w14:textId="77777777" w:rsidR="00E627D2" w:rsidRPr="00DE0312" w:rsidRDefault="00E627D2">
            <w:pPr>
              <w:rPr>
                <w:lang w:val="en-GB"/>
              </w:rPr>
            </w:pPr>
            <w:proofErr w:type="spellStart"/>
            <w:r w:rsidRPr="00DE0312">
              <w:rPr>
                <w:lang w:val="en-GB"/>
              </w:rPr>
              <w:t>Krs</w:t>
            </w:r>
            <w:proofErr w:type="spellEnd"/>
          </w:p>
        </w:tc>
      </w:tr>
      <w:tr w:rsidR="003358CB" w:rsidRPr="00DE0312" w14:paraId="3A143F5A" w14:textId="77777777" w:rsidTr="000C1A21">
        <w:tc>
          <w:tcPr>
            <w:tcW w:w="1842" w:type="dxa"/>
          </w:tcPr>
          <w:p w14:paraId="294819E8" w14:textId="77777777" w:rsidR="000C1A21" w:rsidRPr="00DE0312" w:rsidRDefault="000C1A21" w:rsidP="009C73D0">
            <w:pPr>
              <w:rPr>
                <w:lang w:val="en-GB"/>
              </w:rPr>
            </w:pPr>
          </w:p>
        </w:tc>
        <w:tc>
          <w:tcPr>
            <w:tcW w:w="1842" w:type="dxa"/>
          </w:tcPr>
          <w:p w14:paraId="4E169453" w14:textId="77777777" w:rsidR="000C1A21" w:rsidRPr="00DE0312" w:rsidRDefault="000C1A21" w:rsidP="009C73D0">
            <w:pPr>
              <w:rPr>
                <w:lang w:val="en-GB"/>
              </w:rPr>
            </w:pPr>
            <w:r w:rsidRPr="00DE0312">
              <w:rPr>
                <w:lang w:val="en-GB"/>
              </w:rPr>
              <w:t>1.1471</w:t>
            </w:r>
          </w:p>
        </w:tc>
        <w:tc>
          <w:tcPr>
            <w:tcW w:w="1842" w:type="dxa"/>
          </w:tcPr>
          <w:p w14:paraId="53451316" w14:textId="77777777" w:rsidR="000C1A21" w:rsidRPr="00DE0312" w:rsidRDefault="00671AD5" w:rsidP="009C73D0">
            <w:pPr>
              <w:rPr>
                <w:lang w:val="en-GB"/>
              </w:rPr>
            </w:pPr>
            <w:r w:rsidRPr="00DE0312">
              <w:rPr>
                <w:lang w:val="en-GB"/>
              </w:rPr>
              <w:t>2.5130</w:t>
            </w:r>
          </w:p>
        </w:tc>
        <w:tc>
          <w:tcPr>
            <w:tcW w:w="1843" w:type="dxa"/>
          </w:tcPr>
          <w:p w14:paraId="1BFA1227" w14:textId="77777777" w:rsidR="000C1A21" w:rsidRPr="00DE0312" w:rsidRDefault="00B23C2B" w:rsidP="009C73D0">
            <w:pPr>
              <w:rPr>
                <w:lang w:val="en-GB"/>
              </w:rPr>
            </w:pPr>
            <w:r w:rsidRPr="00DE0312">
              <w:rPr>
                <w:lang w:val="en-GB"/>
              </w:rPr>
              <w:t>1.0833</w:t>
            </w:r>
          </w:p>
        </w:tc>
        <w:tc>
          <w:tcPr>
            <w:tcW w:w="1843" w:type="dxa"/>
          </w:tcPr>
          <w:p w14:paraId="63972FDE" w14:textId="77777777" w:rsidR="000C1A21" w:rsidRPr="00DE0312" w:rsidRDefault="003358CB" w:rsidP="009C73D0">
            <w:pPr>
              <w:rPr>
                <w:lang w:val="en-GB"/>
              </w:rPr>
            </w:pPr>
            <w:r w:rsidRPr="00DE0312">
              <w:rPr>
                <w:lang w:val="en-GB"/>
              </w:rPr>
              <w:t>2.5117</w:t>
            </w:r>
          </w:p>
        </w:tc>
      </w:tr>
      <w:tr w:rsidR="00E627D2" w:rsidRPr="00DE0312" w14:paraId="03F14A08" w14:textId="77777777" w:rsidTr="000C1A21">
        <w:tc>
          <w:tcPr>
            <w:tcW w:w="1842" w:type="dxa"/>
          </w:tcPr>
          <w:p w14:paraId="35CF2228" w14:textId="77777777" w:rsidR="00E627D2" w:rsidRPr="00DE0312" w:rsidRDefault="00E627D2" w:rsidP="009C73D0">
            <w:pPr>
              <w:rPr>
                <w:lang w:val="en-GB"/>
              </w:rPr>
            </w:pPr>
            <w:r w:rsidRPr="00DE0312">
              <w:rPr>
                <w:lang w:val="en-GB"/>
              </w:rPr>
              <w:t>Depth</w:t>
            </w:r>
          </w:p>
        </w:tc>
        <w:tc>
          <w:tcPr>
            <w:tcW w:w="1842" w:type="dxa"/>
          </w:tcPr>
          <w:p w14:paraId="665E36CA" w14:textId="77777777" w:rsidR="00E627D2" w:rsidRPr="00DE0312" w:rsidRDefault="00E627D2" w:rsidP="009C73D0">
            <w:pPr>
              <w:rPr>
                <w:lang w:val="en-GB"/>
              </w:rPr>
            </w:pPr>
            <w:r w:rsidRPr="00DE0312">
              <w:rPr>
                <w:lang w:val="en-GB"/>
              </w:rPr>
              <w:t>SUF</w:t>
            </w:r>
          </w:p>
        </w:tc>
        <w:tc>
          <w:tcPr>
            <w:tcW w:w="1842" w:type="dxa"/>
          </w:tcPr>
          <w:p w14:paraId="4768D08E" w14:textId="77777777" w:rsidR="00E627D2" w:rsidRPr="00DE0312" w:rsidRDefault="00E627D2">
            <w:pPr>
              <w:rPr>
                <w:lang w:val="en-GB"/>
              </w:rPr>
            </w:pPr>
            <w:r w:rsidRPr="00DE0312">
              <w:rPr>
                <w:lang w:val="en-GB"/>
              </w:rPr>
              <w:t>SUF</w:t>
            </w:r>
          </w:p>
        </w:tc>
        <w:tc>
          <w:tcPr>
            <w:tcW w:w="1843" w:type="dxa"/>
          </w:tcPr>
          <w:p w14:paraId="1B15A404" w14:textId="77777777" w:rsidR="00E627D2" w:rsidRPr="00DE0312" w:rsidRDefault="00E627D2">
            <w:pPr>
              <w:rPr>
                <w:lang w:val="en-GB"/>
              </w:rPr>
            </w:pPr>
            <w:r w:rsidRPr="00DE0312">
              <w:rPr>
                <w:lang w:val="en-GB"/>
              </w:rPr>
              <w:t>SUF</w:t>
            </w:r>
          </w:p>
        </w:tc>
        <w:tc>
          <w:tcPr>
            <w:tcW w:w="1843" w:type="dxa"/>
          </w:tcPr>
          <w:p w14:paraId="2841EB6C" w14:textId="77777777" w:rsidR="00E627D2" w:rsidRPr="00DE0312" w:rsidRDefault="00E627D2">
            <w:pPr>
              <w:rPr>
                <w:lang w:val="en-GB"/>
              </w:rPr>
            </w:pPr>
            <w:r w:rsidRPr="00DE0312">
              <w:rPr>
                <w:lang w:val="en-GB"/>
              </w:rPr>
              <w:t>SUF</w:t>
            </w:r>
          </w:p>
        </w:tc>
      </w:tr>
      <w:tr w:rsidR="003358CB" w:rsidRPr="00DE0312" w14:paraId="0B9A0E35" w14:textId="77777777" w:rsidTr="000C1A21">
        <w:tc>
          <w:tcPr>
            <w:tcW w:w="1842" w:type="dxa"/>
          </w:tcPr>
          <w:p w14:paraId="5AB1C66F" w14:textId="77777777" w:rsidR="003358CB" w:rsidRPr="00DE0312" w:rsidRDefault="003358CB" w:rsidP="009C73D0">
            <w:pPr>
              <w:rPr>
                <w:lang w:val="en-GB"/>
              </w:rPr>
            </w:pPr>
            <w:r w:rsidRPr="00DE0312">
              <w:rPr>
                <w:lang w:val="en-GB"/>
              </w:rPr>
              <w:t>1</w:t>
            </w:r>
          </w:p>
        </w:tc>
        <w:tc>
          <w:tcPr>
            <w:tcW w:w="1842" w:type="dxa"/>
          </w:tcPr>
          <w:p w14:paraId="71166CA2" w14:textId="77777777" w:rsidR="003358CB" w:rsidRPr="00DE0312" w:rsidRDefault="003358CB" w:rsidP="001D385C">
            <w:pPr>
              <w:rPr>
                <w:lang w:val="en-GB"/>
              </w:rPr>
            </w:pPr>
            <w:r w:rsidRPr="00DE0312">
              <w:rPr>
                <w:lang w:val="en-GB"/>
              </w:rPr>
              <w:t>0.538</w:t>
            </w:r>
          </w:p>
        </w:tc>
        <w:tc>
          <w:tcPr>
            <w:tcW w:w="1842" w:type="dxa"/>
          </w:tcPr>
          <w:p w14:paraId="04527AAA" w14:textId="77777777" w:rsidR="003358CB" w:rsidRPr="00DE0312" w:rsidRDefault="003358CB" w:rsidP="00671AD5">
            <w:pPr>
              <w:rPr>
                <w:lang w:val="en-GB"/>
              </w:rPr>
            </w:pPr>
            <w:r w:rsidRPr="00DE0312">
              <w:rPr>
                <w:lang w:val="en-GB"/>
              </w:rPr>
              <w:t>0.365</w:t>
            </w:r>
          </w:p>
        </w:tc>
        <w:tc>
          <w:tcPr>
            <w:tcW w:w="1843" w:type="dxa"/>
          </w:tcPr>
          <w:p w14:paraId="6B389051" w14:textId="77777777" w:rsidR="003358CB" w:rsidRPr="00DE0312" w:rsidRDefault="003358CB" w:rsidP="00B23C2B">
            <w:pPr>
              <w:rPr>
                <w:lang w:val="en-GB"/>
              </w:rPr>
            </w:pPr>
            <w:r w:rsidRPr="00DE0312">
              <w:rPr>
                <w:lang w:val="en-GB"/>
              </w:rPr>
              <w:t>0.461</w:t>
            </w:r>
          </w:p>
        </w:tc>
        <w:tc>
          <w:tcPr>
            <w:tcW w:w="1843" w:type="dxa"/>
          </w:tcPr>
          <w:p w14:paraId="740554FB" w14:textId="77777777" w:rsidR="003358CB" w:rsidRPr="00DE0312" w:rsidRDefault="003358CB" w:rsidP="003358CB">
            <w:pPr>
              <w:rPr>
                <w:lang w:val="en-GB"/>
              </w:rPr>
            </w:pPr>
            <w:r w:rsidRPr="00DE0312">
              <w:rPr>
                <w:lang w:val="en-GB"/>
              </w:rPr>
              <w:t>0.362</w:t>
            </w:r>
          </w:p>
        </w:tc>
      </w:tr>
      <w:tr w:rsidR="003358CB" w:rsidRPr="00DE0312" w14:paraId="7915D647" w14:textId="77777777" w:rsidTr="000C1A21">
        <w:tc>
          <w:tcPr>
            <w:tcW w:w="1842" w:type="dxa"/>
          </w:tcPr>
          <w:p w14:paraId="301FC5D2" w14:textId="77777777" w:rsidR="003358CB" w:rsidRPr="00DE0312" w:rsidRDefault="003358CB" w:rsidP="009C73D0">
            <w:pPr>
              <w:rPr>
                <w:lang w:val="en-GB"/>
              </w:rPr>
            </w:pPr>
            <w:r w:rsidRPr="00DE0312">
              <w:rPr>
                <w:lang w:val="en-GB"/>
              </w:rPr>
              <w:t>2</w:t>
            </w:r>
          </w:p>
        </w:tc>
        <w:tc>
          <w:tcPr>
            <w:tcW w:w="1842" w:type="dxa"/>
          </w:tcPr>
          <w:p w14:paraId="4DF4D677" w14:textId="77777777" w:rsidR="003358CB" w:rsidRPr="00DE0312" w:rsidRDefault="003358CB" w:rsidP="001D385C">
            <w:pPr>
              <w:rPr>
                <w:lang w:val="en-GB"/>
              </w:rPr>
            </w:pPr>
            <w:r w:rsidRPr="00DE0312">
              <w:rPr>
                <w:lang w:val="en-GB"/>
              </w:rPr>
              <w:t>0.308</w:t>
            </w:r>
          </w:p>
        </w:tc>
        <w:tc>
          <w:tcPr>
            <w:tcW w:w="1842" w:type="dxa"/>
          </w:tcPr>
          <w:p w14:paraId="44D47084" w14:textId="77777777" w:rsidR="003358CB" w:rsidRPr="00DE0312" w:rsidRDefault="003358CB" w:rsidP="00671AD5">
            <w:pPr>
              <w:rPr>
                <w:lang w:val="en-GB"/>
              </w:rPr>
            </w:pPr>
            <w:r w:rsidRPr="00DE0312">
              <w:rPr>
                <w:lang w:val="en-GB"/>
              </w:rPr>
              <w:t>0.333</w:t>
            </w:r>
          </w:p>
        </w:tc>
        <w:tc>
          <w:tcPr>
            <w:tcW w:w="1843" w:type="dxa"/>
          </w:tcPr>
          <w:p w14:paraId="24ED5744" w14:textId="77777777" w:rsidR="003358CB" w:rsidRPr="00DE0312" w:rsidRDefault="003358CB" w:rsidP="00B23C2B">
            <w:pPr>
              <w:rPr>
                <w:lang w:val="en-GB"/>
              </w:rPr>
            </w:pPr>
            <w:r w:rsidRPr="00DE0312">
              <w:rPr>
                <w:lang w:val="en-GB"/>
              </w:rPr>
              <w:t>0.308</w:t>
            </w:r>
          </w:p>
        </w:tc>
        <w:tc>
          <w:tcPr>
            <w:tcW w:w="1843" w:type="dxa"/>
          </w:tcPr>
          <w:p w14:paraId="403980FA" w14:textId="77777777" w:rsidR="003358CB" w:rsidRPr="00DE0312" w:rsidRDefault="003358CB" w:rsidP="003358CB">
            <w:pPr>
              <w:rPr>
                <w:lang w:val="en-GB"/>
              </w:rPr>
            </w:pPr>
            <w:r w:rsidRPr="00DE0312">
              <w:rPr>
                <w:lang w:val="en-GB"/>
              </w:rPr>
              <w:t>0.332</w:t>
            </w:r>
          </w:p>
        </w:tc>
      </w:tr>
      <w:tr w:rsidR="003358CB" w:rsidRPr="00DE0312" w14:paraId="61FFDBB3" w14:textId="77777777" w:rsidTr="000C1A21">
        <w:tc>
          <w:tcPr>
            <w:tcW w:w="1842" w:type="dxa"/>
          </w:tcPr>
          <w:p w14:paraId="55CA4B5E" w14:textId="77777777" w:rsidR="003358CB" w:rsidRPr="00DE0312" w:rsidRDefault="003358CB" w:rsidP="009C73D0">
            <w:pPr>
              <w:rPr>
                <w:lang w:val="en-GB"/>
              </w:rPr>
            </w:pPr>
            <w:r w:rsidRPr="00DE0312">
              <w:rPr>
                <w:lang w:val="en-GB"/>
              </w:rPr>
              <w:t>3</w:t>
            </w:r>
          </w:p>
        </w:tc>
        <w:tc>
          <w:tcPr>
            <w:tcW w:w="1842" w:type="dxa"/>
          </w:tcPr>
          <w:p w14:paraId="4CBA2C70" w14:textId="77777777" w:rsidR="003358CB" w:rsidRPr="00DE0312" w:rsidRDefault="003358CB" w:rsidP="001D385C">
            <w:pPr>
              <w:rPr>
                <w:lang w:val="en-GB"/>
              </w:rPr>
            </w:pPr>
            <w:r w:rsidRPr="00DE0312">
              <w:rPr>
                <w:lang w:val="en-GB"/>
              </w:rPr>
              <w:t>0.154</w:t>
            </w:r>
          </w:p>
        </w:tc>
        <w:tc>
          <w:tcPr>
            <w:tcW w:w="1842" w:type="dxa"/>
          </w:tcPr>
          <w:p w14:paraId="1D47B5FB" w14:textId="77777777" w:rsidR="003358CB" w:rsidRPr="00DE0312" w:rsidRDefault="003358CB" w:rsidP="00671AD5">
            <w:pPr>
              <w:rPr>
                <w:lang w:val="en-GB"/>
              </w:rPr>
            </w:pPr>
            <w:r w:rsidRPr="00DE0312">
              <w:rPr>
                <w:lang w:val="en-GB"/>
              </w:rPr>
              <w:t>0.302</w:t>
            </w:r>
          </w:p>
        </w:tc>
        <w:tc>
          <w:tcPr>
            <w:tcW w:w="1843" w:type="dxa"/>
          </w:tcPr>
          <w:p w14:paraId="631D2A3C" w14:textId="77777777" w:rsidR="003358CB" w:rsidRPr="00DE0312" w:rsidRDefault="003358CB" w:rsidP="00B23C2B">
            <w:pPr>
              <w:rPr>
                <w:lang w:val="en-GB"/>
              </w:rPr>
            </w:pPr>
            <w:r w:rsidRPr="00DE0312">
              <w:rPr>
                <w:lang w:val="en-GB"/>
              </w:rPr>
              <w:t>0.231</w:t>
            </w:r>
          </w:p>
        </w:tc>
        <w:tc>
          <w:tcPr>
            <w:tcW w:w="1843" w:type="dxa"/>
          </w:tcPr>
          <w:p w14:paraId="70EA27A5" w14:textId="77777777" w:rsidR="003358CB" w:rsidRPr="00DE0312" w:rsidRDefault="003358CB" w:rsidP="003358CB">
            <w:pPr>
              <w:rPr>
                <w:lang w:val="en-GB"/>
              </w:rPr>
            </w:pPr>
            <w:r w:rsidRPr="00DE0312">
              <w:rPr>
                <w:lang w:val="en-GB"/>
              </w:rPr>
              <w:t>0.306</w:t>
            </w:r>
          </w:p>
        </w:tc>
      </w:tr>
      <w:tr w:rsidR="00E627D2" w:rsidRPr="00DE0312" w14:paraId="6467284D" w14:textId="77777777" w:rsidTr="000C1A21">
        <w:tc>
          <w:tcPr>
            <w:tcW w:w="1842" w:type="dxa"/>
          </w:tcPr>
          <w:p w14:paraId="2F9C5E7C" w14:textId="77777777" w:rsidR="00E627D2" w:rsidRPr="00DE0312" w:rsidRDefault="00E627D2" w:rsidP="009C73D0">
            <w:pPr>
              <w:rPr>
                <w:lang w:val="en-GB"/>
              </w:rPr>
            </w:pPr>
            <w:r w:rsidRPr="00DE0312">
              <w:rPr>
                <w:lang w:val="en-GB"/>
              </w:rPr>
              <w:t>Depth</w:t>
            </w:r>
          </w:p>
        </w:tc>
        <w:tc>
          <w:tcPr>
            <w:tcW w:w="1842" w:type="dxa"/>
          </w:tcPr>
          <w:p w14:paraId="1CE18993" w14:textId="54716214" w:rsidR="00E627D2" w:rsidRPr="00DE0312" w:rsidRDefault="00465C0E" w:rsidP="009C73D0">
            <w:pPr>
              <w:rPr>
                <w:lang w:val="en-GB"/>
              </w:rPr>
            </w:pPr>
            <w:proofErr w:type="spellStart"/>
            <w:r w:rsidRPr="00DE0312">
              <w:rPr>
                <w:lang w:val="en-GB"/>
              </w:rPr>
              <w:t>K</w:t>
            </w:r>
            <w:r w:rsidR="00E627D2" w:rsidRPr="00DE0312">
              <w:rPr>
                <w:lang w:val="en-GB"/>
              </w:rPr>
              <w:t>comp</w:t>
            </w:r>
            <w:proofErr w:type="spellEnd"/>
          </w:p>
        </w:tc>
        <w:tc>
          <w:tcPr>
            <w:tcW w:w="1842" w:type="dxa"/>
          </w:tcPr>
          <w:p w14:paraId="13678DAB" w14:textId="77777777" w:rsidR="00E627D2" w:rsidRPr="00DE0312" w:rsidRDefault="00E627D2">
            <w:pPr>
              <w:rPr>
                <w:lang w:val="en-GB"/>
              </w:rPr>
            </w:pPr>
            <w:proofErr w:type="spellStart"/>
            <w:r w:rsidRPr="00DE0312">
              <w:rPr>
                <w:lang w:val="en-GB"/>
              </w:rPr>
              <w:t>kcomp</w:t>
            </w:r>
            <w:proofErr w:type="spellEnd"/>
          </w:p>
        </w:tc>
        <w:tc>
          <w:tcPr>
            <w:tcW w:w="1843" w:type="dxa"/>
          </w:tcPr>
          <w:p w14:paraId="06B2949E" w14:textId="77777777" w:rsidR="00E627D2" w:rsidRPr="00DE0312" w:rsidRDefault="00E627D2">
            <w:pPr>
              <w:rPr>
                <w:lang w:val="en-GB"/>
              </w:rPr>
            </w:pPr>
            <w:proofErr w:type="spellStart"/>
            <w:r w:rsidRPr="00DE0312">
              <w:rPr>
                <w:lang w:val="en-GB"/>
              </w:rPr>
              <w:t>kcomp</w:t>
            </w:r>
            <w:proofErr w:type="spellEnd"/>
          </w:p>
        </w:tc>
        <w:tc>
          <w:tcPr>
            <w:tcW w:w="1843" w:type="dxa"/>
          </w:tcPr>
          <w:p w14:paraId="0BFC2D6B" w14:textId="77777777" w:rsidR="00E627D2" w:rsidRPr="00DE0312" w:rsidRDefault="00E627D2">
            <w:pPr>
              <w:rPr>
                <w:lang w:val="en-GB"/>
              </w:rPr>
            </w:pPr>
            <w:proofErr w:type="spellStart"/>
            <w:r w:rsidRPr="00DE0312">
              <w:rPr>
                <w:lang w:val="en-GB"/>
              </w:rPr>
              <w:t>kcomp</w:t>
            </w:r>
            <w:proofErr w:type="spellEnd"/>
          </w:p>
        </w:tc>
      </w:tr>
      <w:tr w:rsidR="003358CB" w:rsidRPr="00DE0312" w14:paraId="5041BEE8" w14:textId="77777777" w:rsidTr="000C1A21">
        <w:tc>
          <w:tcPr>
            <w:tcW w:w="1842" w:type="dxa"/>
          </w:tcPr>
          <w:p w14:paraId="64820848" w14:textId="77777777" w:rsidR="003358CB" w:rsidRPr="00DE0312" w:rsidRDefault="003358CB" w:rsidP="002049FD">
            <w:pPr>
              <w:rPr>
                <w:lang w:val="en-GB"/>
              </w:rPr>
            </w:pPr>
            <w:r w:rsidRPr="00DE0312">
              <w:rPr>
                <w:lang w:val="en-GB"/>
              </w:rPr>
              <w:t>1</w:t>
            </w:r>
          </w:p>
        </w:tc>
        <w:tc>
          <w:tcPr>
            <w:tcW w:w="1842" w:type="dxa"/>
          </w:tcPr>
          <w:p w14:paraId="6B84AB17" w14:textId="77777777" w:rsidR="003358CB" w:rsidRPr="00DE0312" w:rsidRDefault="003358CB" w:rsidP="001D385C">
            <w:pPr>
              <w:rPr>
                <w:lang w:val="en-GB"/>
              </w:rPr>
            </w:pPr>
            <w:r w:rsidRPr="00DE0312">
              <w:rPr>
                <w:lang w:val="en-GB"/>
              </w:rPr>
              <w:t>0.462</w:t>
            </w:r>
          </w:p>
        </w:tc>
        <w:tc>
          <w:tcPr>
            <w:tcW w:w="1842" w:type="dxa"/>
          </w:tcPr>
          <w:p w14:paraId="5BA471A3" w14:textId="77777777" w:rsidR="003358CB" w:rsidRPr="00DE0312" w:rsidRDefault="003358CB" w:rsidP="00671AD5">
            <w:pPr>
              <w:rPr>
                <w:lang w:val="en-GB"/>
              </w:rPr>
            </w:pPr>
            <w:r w:rsidRPr="00DE0312">
              <w:rPr>
                <w:lang w:val="en-GB"/>
              </w:rPr>
              <w:t>0.635</w:t>
            </w:r>
          </w:p>
        </w:tc>
        <w:tc>
          <w:tcPr>
            <w:tcW w:w="1843" w:type="dxa"/>
          </w:tcPr>
          <w:p w14:paraId="4EA863CA" w14:textId="77777777" w:rsidR="003358CB" w:rsidRPr="00DE0312" w:rsidRDefault="003358CB" w:rsidP="00B23C2B">
            <w:pPr>
              <w:rPr>
                <w:lang w:val="en-GB"/>
              </w:rPr>
            </w:pPr>
            <w:r w:rsidRPr="00DE0312">
              <w:rPr>
                <w:lang w:val="en-GB"/>
              </w:rPr>
              <w:t>0.269</w:t>
            </w:r>
          </w:p>
        </w:tc>
        <w:tc>
          <w:tcPr>
            <w:tcW w:w="1843" w:type="dxa"/>
          </w:tcPr>
          <w:p w14:paraId="2D09139A" w14:textId="77777777" w:rsidR="003358CB" w:rsidRPr="00DE0312" w:rsidRDefault="003358CB" w:rsidP="003358CB">
            <w:pPr>
              <w:rPr>
                <w:lang w:val="en-GB"/>
              </w:rPr>
            </w:pPr>
            <w:r w:rsidRPr="00DE0312">
              <w:rPr>
                <w:lang w:val="en-GB"/>
              </w:rPr>
              <w:t>0.580</w:t>
            </w:r>
          </w:p>
        </w:tc>
      </w:tr>
      <w:tr w:rsidR="003358CB" w:rsidRPr="00DE0312" w14:paraId="53E5F2C6" w14:textId="77777777" w:rsidTr="000C1A21">
        <w:tc>
          <w:tcPr>
            <w:tcW w:w="1842" w:type="dxa"/>
          </w:tcPr>
          <w:p w14:paraId="05459A75" w14:textId="77777777" w:rsidR="003358CB" w:rsidRPr="00DE0312" w:rsidRDefault="003358CB" w:rsidP="002049FD">
            <w:pPr>
              <w:rPr>
                <w:lang w:val="en-GB"/>
              </w:rPr>
            </w:pPr>
            <w:r w:rsidRPr="00DE0312">
              <w:rPr>
                <w:lang w:val="en-GB"/>
              </w:rPr>
              <w:t>2</w:t>
            </w:r>
          </w:p>
        </w:tc>
        <w:tc>
          <w:tcPr>
            <w:tcW w:w="1842" w:type="dxa"/>
          </w:tcPr>
          <w:p w14:paraId="5A433B9E" w14:textId="77777777" w:rsidR="003358CB" w:rsidRPr="00DE0312" w:rsidRDefault="003358CB" w:rsidP="001D385C">
            <w:pPr>
              <w:rPr>
                <w:lang w:val="en-GB"/>
              </w:rPr>
            </w:pPr>
            <w:r w:rsidRPr="00DE0312">
              <w:rPr>
                <w:lang w:val="en-GB"/>
              </w:rPr>
              <w:t>0.538</w:t>
            </w:r>
          </w:p>
        </w:tc>
        <w:tc>
          <w:tcPr>
            <w:tcW w:w="1842" w:type="dxa"/>
          </w:tcPr>
          <w:p w14:paraId="6052F051" w14:textId="77777777" w:rsidR="003358CB" w:rsidRPr="00DE0312" w:rsidRDefault="003358CB" w:rsidP="00671AD5">
            <w:pPr>
              <w:rPr>
                <w:lang w:val="en-GB"/>
              </w:rPr>
            </w:pPr>
            <w:r w:rsidRPr="00DE0312">
              <w:rPr>
                <w:lang w:val="en-GB"/>
              </w:rPr>
              <w:t>0.651</w:t>
            </w:r>
          </w:p>
        </w:tc>
        <w:tc>
          <w:tcPr>
            <w:tcW w:w="1843" w:type="dxa"/>
          </w:tcPr>
          <w:p w14:paraId="68DA3E0C" w14:textId="77777777" w:rsidR="003358CB" w:rsidRPr="00DE0312" w:rsidRDefault="003358CB" w:rsidP="00B23C2B">
            <w:pPr>
              <w:rPr>
                <w:lang w:val="en-GB"/>
              </w:rPr>
            </w:pPr>
            <w:r w:rsidRPr="00DE0312">
              <w:rPr>
                <w:lang w:val="en-GB"/>
              </w:rPr>
              <w:t>0.231</w:t>
            </w:r>
          </w:p>
        </w:tc>
        <w:tc>
          <w:tcPr>
            <w:tcW w:w="1843" w:type="dxa"/>
          </w:tcPr>
          <w:p w14:paraId="178B3E69" w14:textId="77777777" w:rsidR="003358CB" w:rsidRPr="00DE0312" w:rsidRDefault="003358CB" w:rsidP="003358CB">
            <w:pPr>
              <w:rPr>
                <w:lang w:val="en-GB"/>
              </w:rPr>
            </w:pPr>
            <w:r w:rsidRPr="00DE0312">
              <w:rPr>
                <w:lang w:val="en-GB"/>
              </w:rPr>
              <w:t>0.557</w:t>
            </w:r>
          </w:p>
        </w:tc>
      </w:tr>
      <w:tr w:rsidR="003358CB" w:rsidRPr="00DE0312" w14:paraId="1BEC82B0" w14:textId="77777777" w:rsidTr="000C1A21">
        <w:tc>
          <w:tcPr>
            <w:tcW w:w="1842" w:type="dxa"/>
          </w:tcPr>
          <w:p w14:paraId="379F6B59" w14:textId="77777777" w:rsidR="003358CB" w:rsidRPr="00DE0312" w:rsidRDefault="003358CB" w:rsidP="002049FD">
            <w:pPr>
              <w:rPr>
                <w:lang w:val="en-GB"/>
              </w:rPr>
            </w:pPr>
            <w:r w:rsidRPr="00DE0312">
              <w:rPr>
                <w:lang w:val="en-GB"/>
              </w:rPr>
              <w:t>3</w:t>
            </w:r>
          </w:p>
        </w:tc>
        <w:tc>
          <w:tcPr>
            <w:tcW w:w="1842" w:type="dxa"/>
          </w:tcPr>
          <w:p w14:paraId="79E611DE" w14:textId="77777777" w:rsidR="003358CB" w:rsidRPr="00DE0312" w:rsidRDefault="003358CB" w:rsidP="001D385C">
            <w:pPr>
              <w:rPr>
                <w:lang w:val="en-GB"/>
              </w:rPr>
            </w:pPr>
            <w:r w:rsidRPr="00DE0312">
              <w:rPr>
                <w:lang w:val="en-GB"/>
              </w:rPr>
              <w:t>0.385</w:t>
            </w:r>
          </w:p>
        </w:tc>
        <w:tc>
          <w:tcPr>
            <w:tcW w:w="1842" w:type="dxa"/>
          </w:tcPr>
          <w:p w14:paraId="0A485801" w14:textId="77777777" w:rsidR="003358CB" w:rsidRPr="00DE0312" w:rsidRDefault="003358CB" w:rsidP="00671AD5">
            <w:pPr>
              <w:rPr>
                <w:lang w:val="en-GB"/>
              </w:rPr>
            </w:pPr>
            <w:r w:rsidRPr="00DE0312">
              <w:rPr>
                <w:lang w:val="en-GB"/>
              </w:rPr>
              <w:t>0.620</w:t>
            </w:r>
          </w:p>
        </w:tc>
        <w:tc>
          <w:tcPr>
            <w:tcW w:w="1843" w:type="dxa"/>
          </w:tcPr>
          <w:p w14:paraId="1464D6A3" w14:textId="77777777" w:rsidR="003358CB" w:rsidRPr="00DE0312" w:rsidRDefault="003358CB" w:rsidP="00B23C2B">
            <w:pPr>
              <w:rPr>
                <w:lang w:val="en-GB"/>
              </w:rPr>
            </w:pPr>
            <w:r w:rsidRPr="00DE0312">
              <w:rPr>
                <w:lang w:val="en-GB"/>
              </w:rPr>
              <w:t>0.192</w:t>
            </w:r>
          </w:p>
        </w:tc>
        <w:tc>
          <w:tcPr>
            <w:tcW w:w="1843" w:type="dxa"/>
          </w:tcPr>
          <w:p w14:paraId="7B8AEE7F" w14:textId="77777777" w:rsidR="003358CB" w:rsidRPr="00DE0312" w:rsidRDefault="003358CB" w:rsidP="003358CB">
            <w:pPr>
              <w:rPr>
                <w:lang w:val="en-GB"/>
              </w:rPr>
            </w:pPr>
            <w:r w:rsidRPr="00DE0312">
              <w:rPr>
                <w:lang w:val="en-GB"/>
              </w:rPr>
              <w:t>0.534</w:t>
            </w:r>
          </w:p>
        </w:tc>
      </w:tr>
      <w:tr w:rsidR="00E627D2" w:rsidRPr="00DE0312" w14:paraId="2EDEDA9C" w14:textId="77777777" w:rsidTr="000C1A21">
        <w:tc>
          <w:tcPr>
            <w:tcW w:w="1842" w:type="dxa"/>
          </w:tcPr>
          <w:p w14:paraId="5B5E59DA" w14:textId="77777777" w:rsidR="00E627D2" w:rsidRPr="00DE0312" w:rsidRDefault="00E627D2" w:rsidP="002049FD">
            <w:pPr>
              <w:rPr>
                <w:lang w:val="en-GB"/>
              </w:rPr>
            </w:pPr>
            <w:r w:rsidRPr="00DE0312">
              <w:rPr>
                <w:lang w:val="en-GB"/>
              </w:rPr>
              <w:t>Depth</w:t>
            </w:r>
          </w:p>
        </w:tc>
        <w:tc>
          <w:tcPr>
            <w:tcW w:w="1842" w:type="dxa"/>
          </w:tcPr>
          <w:p w14:paraId="4DA9D7B6" w14:textId="13128E44" w:rsidR="00E627D2" w:rsidRPr="00DE0312" w:rsidRDefault="00CB3B11" w:rsidP="00CB3B11">
            <w:pPr>
              <w:rPr>
                <w:lang w:val="en-GB"/>
              </w:rPr>
            </w:pPr>
            <w:proofErr w:type="spellStart"/>
            <w:r>
              <w:rPr>
                <w:lang w:val="en-GB"/>
              </w:rPr>
              <w:t>K</w:t>
            </w:r>
            <w:r w:rsidR="00E627D2" w:rsidRPr="00DE0312">
              <w:rPr>
                <w:lang w:val="en-GB"/>
              </w:rPr>
              <w:t>comp</w:t>
            </w:r>
            <w:proofErr w:type="spellEnd"/>
          </w:p>
        </w:tc>
        <w:tc>
          <w:tcPr>
            <w:tcW w:w="1842" w:type="dxa"/>
          </w:tcPr>
          <w:p w14:paraId="07C540F4" w14:textId="3B5485F5" w:rsidR="00E627D2" w:rsidRPr="00DE0312" w:rsidRDefault="00CB3B11" w:rsidP="00CB3B11">
            <w:pPr>
              <w:rPr>
                <w:lang w:val="en-GB"/>
              </w:rPr>
            </w:pPr>
            <w:proofErr w:type="spellStart"/>
            <w:r>
              <w:rPr>
                <w:lang w:val="en-GB"/>
              </w:rPr>
              <w:t>K</w:t>
            </w:r>
            <w:r w:rsidR="00E627D2" w:rsidRPr="00DE0312">
              <w:rPr>
                <w:lang w:val="en-GB"/>
              </w:rPr>
              <w:t>comp</w:t>
            </w:r>
            <w:proofErr w:type="spellEnd"/>
          </w:p>
        </w:tc>
        <w:tc>
          <w:tcPr>
            <w:tcW w:w="1843" w:type="dxa"/>
          </w:tcPr>
          <w:p w14:paraId="35599055" w14:textId="7A17D526" w:rsidR="00E627D2" w:rsidRPr="00DE0312" w:rsidRDefault="00CB3B11" w:rsidP="00CB3B11">
            <w:pPr>
              <w:rPr>
                <w:lang w:val="en-GB"/>
              </w:rPr>
            </w:pPr>
            <w:proofErr w:type="spellStart"/>
            <w:r>
              <w:rPr>
                <w:lang w:val="en-GB"/>
              </w:rPr>
              <w:t>K</w:t>
            </w:r>
            <w:r w:rsidR="00E627D2" w:rsidRPr="00DE0312">
              <w:rPr>
                <w:lang w:val="en-GB"/>
              </w:rPr>
              <w:t>comp</w:t>
            </w:r>
            <w:proofErr w:type="spellEnd"/>
          </w:p>
        </w:tc>
        <w:tc>
          <w:tcPr>
            <w:tcW w:w="1843" w:type="dxa"/>
          </w:tcPr>
          <w:p w14:paraId="4802CF7D" w14:textId="16F912EB" w:rsidR="00E627D2" w:rsidRPr="00DE0312" w:rsidRDefault="00CB3B11" w:rsidP="00CB3B11">
            <w:pPr>
              <w:rPr>
                <w:lang w:val="en-GB"/>
              </w:rPr>
            </w:pPr>
            <w:proofErr w:type="spellStart"/>
            <w:r>
              <w:rPr>
                <w:lang w:val="en-GB"/>
              </w:rPr>
              <w:t>K</w:t>
            </w:r>
            <w:r w:rsidR="00E627D2" w:rsidRPr="00DE0312">
              <w:rPr>
                <w:lang w:val="en-GB"/>
              </w:rPr>
              <w:t>comp</w:t>
            </w:r>
            <w:proofErr w:type="spellEnd"/>
          </w:p>
        </w:tc>
      </w:tr>
      <w:tr w:rsidR="003358CB" w:rsidRPr="00DE0312" w14:paraId="16649356" w14:textId="77777777" w:rsidTr="000C1A21">
        <w:tc>
          <w:tcPr>
            <w:tcW w:w="1842" w:type="dxa"/>
          </w:tcPr>
          <w:p w14:paraId="3675513D" w14:textId="77777777" w:rsidR="003358CB" w:rsidRPr="00DE0312" w:rsidRDefault="003358CB" w:rsidP="002049FD">
            <w:pPr>
              <w:rPr>
                <w:lang w:val="en-GB"/>
              </w:rPr>
            </w:pPr>
            <w:r w:rsidRPr="00DE0312">
              <w:rPr>
                <w:lang w:val="en-GB"/>
              </w:rPr>
              <w:t>1</w:t>
            </w:r>
          </w:p>
        </w:tc>
        <w:tc>
          <w:tcPr>
            <w:tcW w:w="1842" w:type="dxa"/>
          </w:tcPr>
          <w:p w14:paraId="4DBA5E56" w14:textId="77777777" w:rsidR="003358CB" w:rsidRPr="00DE0312" w:rsidRDefault="003358CB" w:rsidP="001D385C">
            <w:pPr>
              <w:rPr>
                <w:lang w:val="en-GB"/>
              </w:rPr>
            </w:pPr>
            <w:r w:rsidRPr="00DE0312">
              <w:rPr>
                <w:lang w:val="en-GB"/>
              </w:rPr>
              <w:t>1.857</w:t>
            </w:r>
          </w:p>
        </w:tc>
        <w:tc>
          <w:tcPr>
            <w:tcW w:w="1842" w:type="dxa"/>
          </w:tcPr>
          <w:p w14:paraId="01C1E688" w14:textId="77777777" w:rsidR="003358CB" w:rsidRPr="00DE0312" w:rsidRDefault="003358CB" w:rsidP="00C15E7C">
            <w:pPr>
              <w:rPr>
                <w:lang w:val="en-GB"/>
              </w:rPr>
            </w:pPr>
            <w:r w:rsidRPr="00DE0312">
              <w:rPr>
                <w:lang w:val="en-GB"/>
              </w:rPr>
              <w:t>2.743</w:t>
            </w:r>
          </w:p>
        </w:tc>
        <w:tc>
          <w:tcPr>
            <w:tcW w:w="1843" w:type="dxa"/>
          </w:tcPr>
          <w:p w14:paraId="06B5A85B" w14:textId="77777777" w:rsidR="003358CB" w:rsidRPr="00DE0312" w:rsidRDefault="003358CB">
            <w:pPr>
              <w:rPr>
                <w:lang w:val="en-GB"/>
              </w:rPr>
            </w:pPr>
            <w:r w:rsidRPr="00DE0312">
              <w:rPr>
                <w:lang w:val="en-GB"/>
              </w:rPr>
              <w:t>1.0833</w:t>
            </w:r>
          </w:p>
        </w:tc>
        <w:tc>
          <w:tcPr>
            <w:tcW w:w="1843" w:type="dxa"/>
          </w:tcPr>
          <w:p w14:paraId="02086057" w14:textId="77777777" w:rsidR="003358CB" w:rsidRPr="00DE0312" w:rsidRDefault="003358CB" w:rsidP="002049FD">
            <w:pPr>
              <w:rPr>
                <w:lang w:val="en-GB"/>
              </w:rPr>
            </w:pPr>
            <w:r w:rsidRPr="00DE0312">
              <w:rPr>
                <w:lang w:val="en-GB"/>
              </w:rPr>
              <w:t>2.5117</w:t>
            </w:r>
          </w:p>
        </w:tc>
      </w:tr>
      <w:tr w:rsidR="003358CB" w:rsidRPr="00DE0312" w14:paraId="562582AF" w14:textId="77777777" w:rsidTr="000C1A21">
        <w:tc>
          <w:tcPr>
            <w:tcW w:w="1842" w:type="dxa"/>
          </w:tcPr>
          <w:p w14:paraId="2B74F522" w14:textId="77777777" w:rsidR="003358CB" w:rsidRPr="00DE0312" w:rsidRDefault="003358CB" w:rsidP="002049FD">
            <w:pPr>
              <w:rPr>
                <w:lang w:val="en-GB"/>
              </w:rPr>
            </w:pPr>
            <w:r w:rsidRPr="00DE0312">
              <w:rPr>
                <w:lang w:val="en-GB"/>
              </w:rPr>
              <w:t>2</w:t>
            </w:r>
          </w:p>
        </w:tc>
        <w:tc>
          <w:tcPr>
            <w:tcW w:w="1842" w:type="dxa"/>
          </w:tcPr>
          <w:p w14:paraId="40ECE755" w14:textId="77777777" w:rsidR="003358CB" w:rsidRPr="00DE0312" w:rsidRDefault="003358CB" w:rsidP="001D385C">
            <w:pPr>
              <w:rPr>
                <w:lang w:val="en-GB"/>
              </w:rPr>
            </w:pPr>
            <w:r w:rsidRPr="00DE0312">
              <w:rPr>
                <w:lang w:val="en-GB"/>
              </w:rPr>
              <w:t>2.528</w:t>
            </w:r>
          </w:p>
        </w:tc>
        <w:tc>
          <w:tcPr>
            <w:tcW w:w="1842" w:type="dxa"/>
          </w:tcPr>
          <w:p w14:paraId="5B738CF5" w14:textId="77777777" w:rsidR="003358CB" w:rsidRPr="00DE0312" w:rsidRDefault="003358CB" w:rsidP="00C15E7C">
            <w:pPr>
              <w:rPr>
                <w:lang w:val="en-GB"/>
              </w:rPr>
            </w:pPr>
            <w:r w:rsidRPr="00DE0312">
              <w:rPr>
                <w:lang w:val="en-GB"/>
              </w:rPr>
              <w:t>2.930</w:t>
            </w:r>
          </w:p>
        </w:tc>
        <w:tc>
          <w:tcPr>
            <w:tcW w:w="1843" w:type="dxa"/>
          </w:tcPr>
          <w:p w14:paraId="7AF36E1D" w14:textId="77777777" w:rsidR="003358CB" w:rsidRPr="00DE0312" w:rsidRDefault="003358CB">
            <w:pPr>
              <w:rPr>
                <w:lang w:val="en-GB"/>
              </w:rPr>
            </w:pPr>
            <w:r w:rsidRPr="00DE0312">
              <w:rPr>
                <w:lang w:val="en-GB"/>
              </w:rPr>
              <w:t>1.0833</w:t>
            </w:r>
          </w:p>
        </w:tc>
        <w:tc>
          <w:tcPr>
            <w:tcW w:w="1843" w:type="dxa"/>
          </w:tcPr>
          <w:p w14:paraId="67D449F1" w14:textId="77777777" w:rsidR="003358CB" w:rsidRPr="00DE0312" w:rsidRDefault="003358CB" w:rsidP="002049FD">
            <w:pPr>
              <w:rPr>
                <w:lang w:val="en-GB"/>
              </w:rPr>
            </w:pPr>
            <w:r w:rsidRPr="00DE0312">
              <w:rPr>
                <w:lang w:val="en-GB"/>
              </w:rPr>
              <w:t>2.5117</w:t>
            </w:r>
          </w:p>
        </w:tc>
      </w:tr>
      <w:tr w:rsidR="003358CB" w:rsidRPr="00DE0312" w14:paraId="409CCB30" w14:textId="77777777" w:rsidTr="000C1A21">
        <w:tc>
          <w:tcPr>
            <w:tcW w:w="1842" w:type="dxa"/>
          </w:tcPr>
          <w:p w14:paraId="78134F22" w14:textId="77777777" w:rsidR="003358CB" w:rsidRPr="00DE0312" w:rsidRDefault="003358CB" w:rsidP="002049FD">
            <w:pPr>
              <w:rPr>
                <w:lang w:val="en-GB"/>
              </w:rPr>
            </w:pPr>
            <w:r w:rsidRPr="00DE0312">
              <w:rPr>
                <w:lang w:val="en-GB"/>
              </w:rPr>
              <w:t>3</w:t>
            </w:r>
          </w:p>
        </w:tc>
        <w:tc>
          <w:tcPr>
            <w:tcW w:w="1842" w:type="dxa"/>
          </w:tcPr>
          <w:p w14:paraId="17CFCA35" w14:textId="77777777" w:rsidR="003358CB" w:rsidRPr="00DE0312" w:rsidRDefault="003358CB" w:rsidP="001D385C">
            <w:pPr>
              <w:rPr>
                <w:lang w:val="en-GB"/>
              </w:rPr>
            </w:pPr>
            <w:r w:rsidRPr="00DE0312">
              <w:rPr>
                <w:lang w:val="en-GB"/>
              </w:rPr>
              <w:t>2.955</w:t>
            </w:r>
          </w:p>
        </w:tc>
        <w:tc>
          <w:tcPr>
            <w:tcW w:w="1842" w:type="dxa"/>
          </w:tcPr>
          <w:p w14:paraId="198D1AAA" w14:textId="77777777" w:rsidR="003358CB" w:rsidRPr="00DE0312" w:rsidRDefault="003358CB" w:rsidP="00C15E7C">
            <w:pPr>
              <w:rPr>
                <w:lang w:val="en-GB"/>
              </w:rPr>
            </w:pPr>
            <w:r w:rsidRPr="00DE0312">
              <w:rPr>
                <w:lang w:val="en-GB"/>
              </w:rPr>
              <w:t>2.940</w:t>
            </w:r>
          </w:p>
        </w:tc>
        <w:tc>
          <w:tcPr>
            <w:tcW w:w="1843" w:type="dxa"/>
          </w:tcPr>
          <w:p w14:paraId="5544A334" w14:textId="77777777" w:rsidR="003358CB" w:rsidRPr="00DE0312" w:rsidRDefault="003358CB">
            <w:pPr>
              <w:rPr>
                <w:lang w:val="en-GB"/>
              </w:rPr>
            </w:pPr>
            <w:r w:rsidRPr="00DE0312">
              <w:rPr>
                <w:lang w:val="en-GB"/>
              </w:rPr>
              <w:t>1.0833</w:t>
            </w:r>
          </w:p>
        </w:tc>
        <w:tc>
          <w:tcPr>
            <w:tcW w:w="1843" w:type="dxa"/>
          </w:tcPr>
          <w:p w14:paraId="4535EB9D" w14:textId="77777777" w:rsidR="003358CB" w:rsidRPr="00DE0312" w:rsidRDefault="003358CB" w:rsidP="002049FD">
            <w:pPr>
              <w:rPr>
                <w:lang w:val="en-GB"/>
              </w:rPr>
            </w:pPr>
            <w:r w:rsidRPr="00DE0312">
              <w:rPr>
                <w:lang w:val="en-GB"/>
              </w:rPr>
              <w:t>2.5117</w:t>
            </w:r>
          </w:p>
        </w:tc>
      </w:tr>
      <w:tr w:rsidR="00B462E0" w:rsidRPr="00DE0312" w14:paraId="1FA51C72" w14:textId="77777777" w:rsidTr="000C1A21">
        <w:tc>
          <w:tcPr>
            <w:tcW w:w="1842" w:type="dxa"/>
          </w:tcPr>
          <w:p w14:paraId="5A2BD284" w14:textId="77777777" w:rsidR="00B462E0" w:rsidRPr="00DE0312" w:rsidRDefault="00B462E0" w:rsidP="002049FD">
            <w:pPr>
              <w:rPr>
                <w:lang w:val="en-GB"/>
              </w:rPr>
            </w:pPr>
          </w:p>
        </w:tc>
        <w:tc>
          <w:tcPr>
            <w:tcW w:w="1842" w:type="dxa"/>
          </w:tcPr>
          <w:p w14:paraId="5E38093D" w14:textId="273DAFC7" w:rsidR="00B462E0" w:rsidRPr="00DE0312" w:rsidRDefault="00CB3B11" w:rsidP="00497C74">
            <w:pPr>
              <w:rPr>
                <w:lang w:val="en-GB"/>
              </w:rPr>
            </w:pPr>
            <w:proofErr w:type="spellStart"/>
            <w:r w:rsidRPr="00CB3B11">
              <w:rPr>
                <w:lang w:val="en-GB"/>
              </w:rPr>
              <w:t>H</w:t>
            </w:r>
            <w:r w:rsidRPr="00CB3B11">
              <w:rPr>
                <w:vertAlign w:val="subscript"/>
                <w:lang w:val="en-GB"/>
              </w:rPr>
              <w:t>eff</w:t>
            </w:r>
            <w:proofErr w:type="spellEnd"/>
            <w:r w:rsidR="00B462E0" w:rsidRPr="00DE0312">
              <w:rPr>
                <w:lang w:val="en-GB"/>
              </w:rPr>
              <w:t>/</w:t>
            </w:r>
            <w:proofErr w:type="spellStart"/>
            <w:r w:rsidR="00B462E0" w:rsidRPr="00DE0312">
              <w:rPr>
                <w:lang w:val="en-GB"/>
              </w:rPr>
              <w:t>qtot</w:t>
            </w:r>
            <w:proofErr w:type="spellEnd"/>
          </w:p>
        </w:tc>
        <w:tc>
          <w:tcPr>
            <w:tcW w:w="1842" w:type="dxa"/>
          </w:tcPr>
          <w:p w14:paraId="26C74998" w14:textId="350D22F4" w:rsidR="00B462E0" w:rsidRPr="00DE0312" w:rsidRDefault="00CB3B11" w:rsidP="00497C74">
            <w:pPr>
              <w:rPr>
                <w:lang w:val="en-GB"/>
              </w:rPr>
            </w:pPr>
            <w:proofErr w:type="spellStart"/>
            <w:r w:rsidRPr="00CB3B11">
              <w:rPr>
                <w:lang w:val="en-GB"/>
              </w:rPr>
              <w:t>H</w:t>
            </w:r>
            <w:r w:rsidRPr="00CB3B11">
              <w:rPr>
                <w:vertAlign w:val="subscript"/>
                <w:lang w:val="en-GB"/>
              </w:rPr>
              <w:t>eff</w:t>
            </w:r>
            <w:proofErr w:type="spellEnd"/>
            <w:r w:rsidR="003608E5" w:rsidRPr="00DE0312">
              <w:rPr>
                <w:lang w:val="en-GB"/>
              </w:rPr>
              <w:t xml:space="preserve"> </w:t>
            </w:r>
            <w:r w:rsidR="00E627D2" w:rsidRPr="00DE0312">
              <w:rPr>
                <w:lang w:val="en-GB"/>
              </w:rPr>
              <w:t>/</w:t>
            </w:r>
            <w:proofErr w:type="spellStart"/>
            <w:r w:rsidR="00E627D2" w:rsidRPr="00DE0312">
              <w:rPr>
                <w:lang w:val="en-GB"/>
              </w:rPr>
              <w:t>qtot</w:t>
            </w:r>
            <w:proofErr w:type="spellEnd"/>
          </w:p>
        </w:tc>
        <w:tc>
          <w:tcPr>
            <w:tcW w:w="1843" w:type="dxa"/>
          </w:tcPr>
          <w:p w14:paraId="465F1D4B" w14:textId="07F962B7" w:rsidR="00B462E0" w:rsidRPr="00DE0312" w:rsidRDefault="00CB3B11" w:rsidP="00497C74">
            <w:pPr>
              <w:rPr>
                <w:lang w:val="en-GB"/>
              </w:rPr>
            </w:pPr>
            <w:proofErr w:type="spellStart"/>
            <w:r w:rsidRPr="00CB3B11">
              <w:rPr>
                <w:lang w:val="en-GB"/>
              </w:rPr>
              <w:t>H</w:t>
            </w:r>
            <w:r w:rsidRPr="00CB3B11">
              <w:rPr>
                <w:vertAlign w:val="subscript"/>
                <w:lang w:val="en-GB"/>
              </w:rPr>
              <w:t>eff</w:t>
            </w:r>
            <w:proofErr w:type="spellEnd"/>
            <w:r w:rsidR="003608E5" w:rsidRPr="00DE0312">
              <w:rPr>
                <w:lang w:val="en-GB"/>
              </w:rPr>
              <w:t xml:space="preserve"> </w:t>
            </w:r>
            <w:r w:rsidR="00B462E0" w:rsidRPr="00DE0312">
              <w:rPr>
                <w:lang w:val="en-GB"/>
              </w:rPr>
              <w:t>/</w:t>
            </w:r>
            <w:proofErr w:type="spellStart"/>
            <w:r w:rsidR="00B462E0" w:rsidRPr="00DE0312">
              <w:rPr>
                <w:lang w:val="en-GB"/>
              </w:rPr>
              <w:t>qtot</w:t>
            </w:r>
            <w:proofErr w:type="spellEnd"/>
          </w:p>
        </w:tc>
        <w:tc>
          <w:tcPr>
            <w:tcW w:w="1843" w:type="dxa"/>
          </w:tcPr>
          <w:p w14:paraId="49F38E40" w14:textId="054CB697" w:rsidR="00B462E0" w:rsidRPr="00DE0312" w:rsidRDefault="00CB3B11" w:rsidP="00497C74">
            <w:pPr>
              <w:rPr>
                <w:lang w:val="en-GB"/>
              </w:rPr>
            </w:pPr>
            <w:r w:rsidRPr="00CB3B11">
              <w:rPr>
                <w:lang w:val="en-GB"/>
              </w:rPr>
              <w:t>H</w:t>
            </w:r>
            <w:r w:rsidRPr="00CB3B11">
              <w:rPr>
                <w:vertAlign w:val="subscript"/>
                <w:lang w:val="en-GB"/>
              </w:rPr>
              <w:t>eff1</w:t>
            </w:r>
            <w:r w:rsidR="003608E5" w:rsidRPr="00DE0312">
              <w:rPr>
                <w:lang w:val="en-GB"/>
              </w:rPr>
              <w:t xml:space="preserve"> </w:t>
            </w:r>
            <w:r w:rsidR="00E627D2" w:rsidRPr="00DE0312">
              <w:rPr>
                <w:lang w:val="en-GB"/>
              </w:rPr>
              <w:t>/</w:t>
            </w:r>
            <w:proofErr w:type="spellStart"/>
            <w:r w:rsidR="00E627D2" w:rsidRPr="00DE0312">
              <w:rPr>
                <w:lang w:val="en-GB"/>
              </w:rPr>
              <w:t>qtot</w:t>
            </w:r>
            <w:proofErr w:type="spellEnd"/>
          </w:p>
        </w:tc>
      </w:tr>
      <w:tr w:rsidR="00B462E0" w:rsidRPr="00111CF8" w14:paraId="61C05583" w14:textId="77777777" w:rsidTr="000C1A21">
        <w:tc>
          <w:tcPr>
            <w:tcW w:w="1842" w:type="dxa"/>
          </w:tcPr>
          <w:p w14:paraId="1C410A2C" w14:textId="77777777" w:rsidR="00B462E0" w:rsidRPr="00DE0312" w:rsidRDefault="00B462E0" w:rsidP="002049FD">
            <w:pPr>
              <w:rPr>
                <w:lang w:val="en-GB"/>
              </w:rPr>
            </w:pPr>
          </w:p>
        </w:tc>
        <w:tc>
          <w:tcPr>
            <w:tcW w:w="1842" w:type="dxa"/>
          </w:tcPr>
          <w:p w14:paraId="062FFBC6" w14:textId="06C53237" w:rsidR="00B462E0" w:rsidRPr="00DE0312" w:rsidRDefault="00111CF8" w:rsidP="00111CF8">
            <w:pPr>
              <w:rPr>
                <w:lang w:val="en-GB"/>
              </w:rPr>
            </w:pPr>
            <w:r>
              <w:rPr>
                <w:lang w:val="en-GB"/>
              </w:rPr>
              <w:t>-</w:t>
            </w:r>
            <w:r w:rsidR="00B462E0" w:rsidRPr="00DE0312">
              <w:rPr>
                <w:lang w:val="en-GB"/>
              </w:rPr>
              <w:t>0</w:t>
            </w:r>
            <w:r>
              <w:rPr>
                <w:lang w:val="en-GB"/>
              </w:rPr>
              <w:t>.3846</w:t>
            </w:r>
            <w:r w:rsidR="00B462E0" w:rsidRPr="00DE0312">
              <w:rPr>
                <w:lang w:val="en-GB"/>
              </w:rPr>
              <w:t>/</w:t>
            </w:r>
            <w:r w:rsidR="00497C74">
              <w:rPr>
                <w:lang w:val="en-GB"/>
              </w:rPr>
              <w:t>0.706</w:t>
            </w:r>
          </w:p>
        </w:tc>
        <w:tc>
          <w:tcPr>
            <w:tcW w:w="1842" w:type="dxa"/>
          </w:tcPr>
          <w:p w14:paraId="79DAA0D6" w14:textId="582FC52E" w:rsidR="00B462E0" w:rsidRPr="00DE0312" w:rsidRDefault="00497C74" w:rsidP="009C73D0">
            <w:pPr>
              <w:rPr>
                <w:lang w:val="en-GB"/>
              </w:rPr>
            </w:pPr>
            <w:r>
              <w:rPr>
                <w:lang w:val="en-GB"/>
              </w:rPr>
              <w:t>-0.0620/2.357</w:t>
            </w:r>
          </w:p>
        </w:tc>
        <w:tc>
          <w:tcPr>
            <w:tcW w:w="1843" w:type="dxa"/>
          </w:tcPr>
          <w:p w14:paraId="53591DA3" w14:textId="65E9FD34" w:rsidR="00B462E0" w:rsidRPr="00DE0312" w:rsidRDefault="00111CF8" w:rsidP="00111CF8">
            <w:pPr>
              <w:rPr>
                <w:lang w:val="en-GB"/>
              </w:rPr>
            </w:pPr>
            <w:r>
              <w:rPr>
                <w:lang w:val="en-GB"/>
              </w:rPr>
              <w:t>-0.2308</w:t>
            </w:r>
            <w:r w:rsidR="00B462E0" w:rsidRPr="00DE0312">
              <w:rPr>
                <w:lang w:val="en-GB"/>
              </w:rPr>
              <w:t>/</w:t>
            </w:r>
            <w:r>
              <w:rPr>
                <w:lang w:val="en-GB"/>
              </w:rPr>
              <w:t>0.833</w:t>
            </w:r>
          </w:p>
        </w:tc>
        <w:tc>
          <w:tcPr>
            <w:tcW w:w="1843" w:type="dxa"/>
          </w:tcPr>
          <w:p w14:paraId="1CD2E5A3" w14:textId="1D47747B" w:rsidR="00B462E0" w:rsidRPr="00DE0312" w:rsidRDefault="00111CF8" w:rsidP="00111CF8">
            <w:pPr>
              <w:rPr>
                <w:lang w:val="en-GB"/>
              </w:rPr>
            </w:pPr>
            <w:r>
              <w:rPr>
                <w:lang w:val="en-GB"/>
              </w:rPr>
              <w:t>-0.0557/2.371</w:t>
            </w:r>
          </w:p>
        </w:tc>
      </w:tr>
    </w:tbl>
    <w:p w14:paraId="0B26F13E" w14:textId="77777777" w:rsidR="000C1A21" w:rsidRPr="00DE0312" w:rsidRDefault="000C1A21" w:rsidP="009C73D0">
      <w:pPr>
        <w:rPr>
          <w:lang w:val="en-GB"/>
        </w:rPr>
      </w:pPr>
    </w:p>
    <w:p w14:paraId="55DD13EF" w14:textId="79B82060" w:rsidR="00FD6646" w:rsidRPr="00DE0312" w:rsidRDefault="00FD6646" w:rsidP="00FD6646">
      <w:pPr>
        <w:pStyle w:val="Caption"/>
        <w:rPr>
          <w:lang w:val="en-GB"/>
        </w:rPr>
      </w:pPr>
      <w:r w:rsidRPr="00DE0312">
        <w:rPr>
          <w:lang w:val="en-GB"/>
        </w:rPr>
        <w:t xml:space="preserve">Table </w:t>
      </w:r>
      <w:r w:rsidRPr="00DE0312">
        <w:rPr>
          <w:lang w:val="en-GB"/>
        </w:rPr>
        <w:fldChar w:fldCharType="begin"/>
      </w:r>
      <w:r w:rsidRPr="00DE0312">
        <w:rPr>
          <w:lang w:val="en-GB"/>
        </w:rPr>
        <w:instrText xml:space="preserve"> SEQ Table \* ARABIC </w:instrText>
      </w:r>
      <w:r w:rsidRPr="00DE0312">
        <w:rPr>
          <w:lang w:val="en-GB"/>
        </w:rPr>
        <w:fldChar w:fldCharType="separate"/>
      </w:r>
      <w:r w:rsidR="00DE319F">
        <w:rPr>
          <w:noProof/>
          <w:lang w:val="en-GB"/>
        </w:rPr>
        <w:t>2</w:t>
      </w:r>
      <w:r w:rsidRPr="00DE0312">
        <w:rPr>
          <w:lang w:val="en-GB"/>
        </w:rPr>
        <w:fldChar w:fldCharType="end"/>
      </w:r>
      <w:r w:rsidRPr="00DE0312">
        <w:rPr>
          <w:lang w:val="en-GB"/>
        </w:rPr>
        <w:t xml:space="preserve">: </w:t>
      </w:r>
      <w:r w:rsidR="00E343F3" w:rsidRPr="00E343F3">
        <w:rPr>
          <w:lang w:val="en-GB"/>
        </w:rPr>
        <w:t>C</w:t>
      </w:r>
      <w:r w:rsidR="00E343F3" w:rsidRPr="00E343F3">
        <w:rPr>
          <w:vertAlign w:val="subscript"/>
          <w:lang w:val="en-GB"/>
        </w:rPr>
        <w:t>7</w:t>
      </w:r>
      <w:r w:rsidRPr="00DE0312">
        <w:rPr>
          <w:lang w:val="en-GB"/>
        </w:rPr>
        <w:t xml:space="preserve"> matrices for different root systems</w:t>
      </w:r>
    </w:p>
    <w:p w14:paraId="1D52A094" w14:textId="155A0A3A" w:rsidR="00B23C2B" w:rsidRPr="00DE0312" w:rsidRDefault="00B23C2B" w:rsidP="00B23C2B">
      <w:pPr>
        <w:rPr>
          <w:i/>
          <w:lang w:val="en-GB"/>
        </w:rPr>
      </w:pPr>
      <w:r w:rsidRPr="00DE0312">
        <w:rPr>
          <w:i/>
          <w:lang w:val="en-GB"/>
        </w:rPr>
        <w:t xml:space="preserve">Big root, </w:t>
      </w:r>
      <w:proofErr w:type="spellStart"/>
      <w:r w:rsidR="005F57BB">
        <w:rPr>
          <w:i/>
          <w:lang w:val="en-GB"/>
        </w:rPr>
        <w:t>kr</w:t>
      </w:r>
      <w:proofErr w:type="spellEnd"/>
      <w:r w:rsidRPr="00DE0312">
        <w:rPr>
          <w:i/>
          <w:lang w:val="en-GB"/>
        </w:rPr>
        <w:t xml:space="preserve"> = 1, </w:t>
      </w:r>
      <w:proofErr w:type="spellStart"/>
      <w:r w:rsidR="005F57BB">
        <w:rPr>
          <w:i/>
          <w:lang w:val="en-GB"/>
        </w:rPr>
        <w:t>kx</w:t>
      </w:r>
      <w:proofErr w:type="spellEnd"/>
      <w:r w:rsidRPr="00DE0312">
        <w:rPr>
          <w:i/>
          <w:lang w:val="en-GB"/>
        </w:rPr>
        <w:t xml:space="preserve"> = 1</w:t>
      </w:r>
    </w:p>
    <w:tbl>
      <w:tblPr>
        <w:tblStyle w:val="TableGrid"/>
        <w:tblW w:w="0" w:type="auto"/>
        <w:tblLook w:val="04A0" w:firstRow="1" w:lastRow="0" w:firstColumn="1" w:lastColumn="0" w:noHBand="0" w:noVBand="1"/>
      </w:tblPr>
      <w:tblGrid>
        <w:gridCol w:w="3070"/>
        <w:gridCol w:w="3071"/>
        <w:gridCol w:w="3071"/>
      </w:tblGrid>
      <w:tr w:rsidR="00CC14E9" w:rsidRPr="00DE0312" w14:paraId="6AA00AEA" w14:textId="77777777" w:rsidTr="00CC14E9">
        <w:tc>
          <w:tcPr>
            <w:tcW w:w="3070" w:type="dxa"/>
          </w:tcPr>
          <w:p w14:paraId="05E6FEB3" w14:textId="77777777" w:rsidR="00CC14E9" w:rsidRPr="00DE0312" w:rsidRDefault="00CC14E9" w:rsidP="002049FD">
            <w:pPr>
              <w:rPr>
                <w:lang w:val="en-GB"/>
              </w:rPr>
            </w:pPr>
            <w:r w:rsidRPr="00DE0312">
              <w:rPr>
                <w:lang w:val="en-GB"/>
              </w:rPr>
              <w:t>1</w:t>
            </w:r>
          </w:p>
        </w:tc>
        <w:tc>
          <w:tcPr>
            <w:tcW w:w="3071" w:type="dxa"/>
          </w:tcPr>
          <w:p w14:paraId="09C5BD99" w14:textId="77777777" w:rsidR="00CC14E9" w:rsidRPr="00DE0312" w:rsidRDefault="00CC14E9" w:rsidP="002049FD">
            <w:pPr>
              <w:rPr>
                <w:lang w:val="en-GB"/>
              </w:rPr>
            </w:pPr>
            <w:r w:rsidRPr="00DE0312">
              <w:rPr>
                <w:lang w:val="en-GB"/>
              </w:rPr>
              <w:t>0</w:t>
            </w:r>
          </w:p>
        </w:tc>
        <w:tc>
          <w:tcPr>
            <w:tcW w:w="3071" w:type="dxa"/>
          </w:tcPr>
          <w:p w14:paraId="02073C46" w14:textId="77777777" w:rsidR="00CC14E9" w:rsidRPr="00DE0312" w:rsidRDefault="00CC14E9" w:rsidP="002049FD">
            <w:pPr>
              <w:rPr>
                <w:lang w:val="en-GB"/>
              </w:rPr>
            </w:pPr>
            <w:r w:rsidRPr="00DE0312">
              <w:rPr>
                <w:lang w:val="en-GB"/>
              </w:rPr>
              <w:t>0</w:t>
            </w:r>
          </w:p>
        </w:tc>
      </w:tr>
      <w:tr w:rsidR="00CC14E9" w:rsidRPr="00DE0312" w14:paraId="72A16EB0" w14:textId="77777777" w:rsidTr="00CC14E9">
        <w:tc>
          <w:tcPr>
            <w:tcW w:w="3070" w:type="dxa"/>
          </w:tcPr>
          <w:p w14:paraId="18CFA9C6" w14:textId="77777777" w:rsidR="00CC14E9" w:rsidRPr="00DE0312" w:rsidRDefault="00CC14E9" w:rsidP="00B23C2B">
            <w:pPr>
              <w:rPr>
                <w:lang w:val="en-GB"/>
              </w:rPr>
            </w:pPr>
            <w:r w:rsidRPr="00DE0312">
              <w:rPr>
                <w:lang w:val="en-GB"/>
              </w:rPr>
              <w:t>0</w:t>
            </w:r>
            <w:r w:rsidR="00B23C2B" w:rsidRPr="00DE0312">
              <w:rPr>
                <w:lang w:val="en-GB"/>
              </w:rPr>
              <w:t>.</w:t>
            </w:r>
            <w:r w:rsidRPr="00DE0312">
              <w:rPr>
                <w:lang w:val="en-GB"/>
              </w:rPr>
              <w:t>143</w:t>
            </w:r>
          </w:p>
        </w:tc>
        <w:tc>
          <w:tcPr>
            <w:tcW w:w="3071" w:type="dxa"/>
          </w:tcPr>
          <w:p w14:paraId="71B0D796" w14:textId="77777777" w:rsidR="00CC14E9" w:rsidRPr="00DE0312" w:rsidRDefault="00CC14E9" w:rsidP="002049FD">
            <w:pPr>
              <w:rPr>
                <w:lang w:val="en-GB"/>
              </w:rPr>
            </w:pPr>
            <w:r w:rsidRPr="00DE0312">
              <w:rPr>
                <w:lang w:val="en-GB"/>
              </w:rPr>
              <w:t>1</w:t>
            </w:r>
          </w:p>
        </w:tc>
        <w:tc>
          <w:tcPr>
            <w:tcW w:w="3071" w:type="dxa"/>
          </w:tcPr>
          <w:p w14:paraId="284B7A59" w14:textId="77777777" w:rsidR="00CC14E9" w:rsidRPr="00DE0312" w:rsidRDefault="00CC14E9" w:rsidP="00B23C2B">
            <w:pPr>
              <w:rPr>
                <w:lang w:val="en-GB"/>
              </w:rPr>
            </w:pPr>
            <w:r w:rsidRPr="00DE0312">
              <w:rPr>
                <w:lang w:val="en-GB"/>
              </w:rPr>
              <w:t>-0</w:t>
            </w:r>
            <w:r w:rsidR="00B23C2B" w:rsidRPr="00DE0312">
              <w:rPr>
                <w:lang w:val="en-GB"/>
              </w:rPr>
              <w:t>.</w:t>
            </w:r>
            <w:r w:rsidRPr="00DE0312">
              <w:rPr>
                <w:lang w:val="en-GB"/>
              </w:rPr>
              <w:t>143</w:t>
            </w:r>
          </w:p>
        </w:tc>
      </w:tr>
      <w:tr w:rsidR="00CC14E9" w:rsidRPr="00DE0312" w14:paraId="4E416076" w14:textId="77777777" w:rsidTr="00CC14E9">
        <w:tc>
          <w:tcPr>
            <w:tcW w:w="3070" w:type="dxa"/>
          </w:tcPr>
          <w:p w14:paraId="36204548" w14:textId="77777777" w:rsidR="00CC14E9" w:rsidRPr="00DE0312" w:rsidRDefault="00CC14E9" w:rsidP="00B23C2B">
            <w:pPr>
              <w:rPr>
                <w:lang w:val="en-GB"/>
              </w:rPr>
            </w:pPr>
            <w:r w:rsidRPr="00DE0312">
              <w:rPr>
                <w:lang w:val="en-GB"/>
              </w:rPr>
              <w:t>0</w:t>
            </w:r>
            <w:r w:rsidR="00B23C2B" w:rsidRPr="00DE0312">
              <w:rPr>
                <w:lang w:val="en-GB"/>
              </w:rPr>
              <w:t>.</w:t>
            </w:r>
            <w:r w:rsidRPr="00DE0312">
              <w:rPr>
                <w:lang w:val="en-GB"/>
              </w:rPr>
              <w:t>200</w:t>
            </w:r>
          </w:p>
        </w:tc>
        <w:tc>
          <w:tcPr>
            <w:tcW w:w="3071" w:type="dxa"/>
          </w:tcPr>
          <w:p w14:paraId="0F0EB200" w14:textId="77777777" w:rsidR="00CC14E9" w:rsidRPr="00DE0312" w:rsidRDefault="00CC14E9" w:rsidP="00B23C2B">
            <w:pPr>
              <w:rPr>
                <w:lang w:val="en-GB"/>
              </w:rPr>
            </w:pPr>
            <w:r w:rsidRPr="00DE0312">
              <w:rPr>
                <w:lang w:val="en-GB"/>
              </w:rPr>
              <w:t>-0</w:t>
            </w:r>
            <w:r w:rsidR="00B23C2B" w:rsidRPr="00DE0312">
              <w:rPr>
                <w:lang w:val="en-GB"/>
              </w:rPr>
              <w:t>.</w:t>
            </w:r>
            <w:r w:rsidRPr="00DE0312">
              <w:rPr>
                <w:lang w:val="en-GB"/>
              </w:rPr>
              <w:t>200</w:t>
            </w:r>
          </w:p>
        </w:tc>
        <w:tc>
          <w:tcPr>
            <w:tcW w:w="3071" w:type="dxa"/>
          </w:tcPr>
          <w:p w14:paraId="41CF717B" w14:textId="77777777" w:rsidR="00CC14E9" w:rsidRPr="00DE0312" w:rsidRDefault="00CC14E9" w:rsidP="002049FD">
            <w:pPr>
              <w:rPr>
                <w:lang w:val="en-GB"/>
              </w:rPr>
            </w:pPr>
            <w:r w:rsidRPr="00DE0312">
              <w:rPr>
                <w:lang w:val="en-GB"/>
              </w:rPr>
              <w:t>1</w:t>
            </w:r>
          </w:p>
        </w:tc>
      </w:tr>
    </w:tbl>
    <w:p w14:paraId="3D1E7478" w14:textId="77777777" w:rsidR="00CC14E9" w:rsidRPr="00DE0312" w:rsidRDefault="00CC14E9" w:rsidP="009C73D0">
      <w:pPr>
        <w:rPr>
          <w:lang w:val="en-GB"/>
        </w:rPr>
      </w:pPr>
    </w:p>
    <w:p w14:paraId="5467051F" w14:textId="69F13C4C" w:rsidR="00182520" w:rsidRPr="00DE0312" w:rsidRDefault="00182520" w:rsidP="00182520">
      <w:pPr>
        <w:rPr>
          <w:i/>
          <w:lang w:val="en-GB"/>
        </w:rPr>
      </w:pPr>
      <w:r w:rsidRPr="00DE0312">
        <w:rPr>
          <w:i/>
          <w:lang w:val="en-GB"/>
        </w:rPr>
        <w:t xml:space="preserve">Big root, </w:t>
      </w:r>
      <w:proofErr w:type="spellStart"/>
      <w:r w:rsidR="005F57BB">
        <w:rPr>
          <w:i/>
          <w:lang w:val="en-GB"/>
        </w:rPr>
        <w:t>kr</w:t>
      </w:r>
      <w:proofErr w:type="spellEnd"/>
      <w:r w:rsidR="005F57BB" w:rsidRPr="00DE0312">
        <w:rPr>
          <w:i/>
          <w:lang w:val="en-GB"/>
        </w:rPr>
        <w:t xml:space="preserve"> = 1, </w:t>
      </w:r>
      <w:proofErr w:type="spellStart"/>
      <w:r w:rsidR="005F57BB">
        <w:rPr>
          <w:i/>
          <w:lang w:val="en-GB"/>
        </w:rPr>
        <w:t>kx</w:t>
      </w:r>
      <w:proofErr w:type="spellEnd"/>
      <w:r w:rsidR="005F57BB" w:rsidRPr="00DE0312">
        <w:rPr>
          <w:i/>
          <w:lang w:val="en-GB"/>
        </w:rPr>
        <w:t xml:space="preserve"> = 1</w:t>
      </w:r>
      <w:r w:rsidR="005F57BB">
        <w:rPr>
          <w:i/>
          <w:lang w:val="en-GB"/>
        </w:rPr>
        <w:t>0</w:t>
      </w:r>
    </w:p>
    <w:tbl>
      <w:tblPr>
        <w:tblStyle w:val="TableGrid"/>
        <w:tblW w:w="0" w:type="auto"/>
        <w:tblLook w:val="04A0" w:firstRow="1" w:lastRow="0" w:firstColumn="1" w:lastColumn="0" w:noHBand="0" w:noVBand="1"/>
      </w:tblPr>
      <w:tblGrid>
        <w:gridCol w:w="3070"/>
        <w:gridCol w:w="3071"/>
        <w:gridCol w:w="3071"/>
      </w:tblGrid>
      <w:tr w:rsidR="00182520" w:rsidRPr="00DE0312" w14:paraId="4E24D8E2" w14:textId="77777777" w:rsidTr="002049FD">
        <w:tc>
          <w:tcPr>
            <w:tcW w:w="3070" w:type="dxa"/>
          </w:tcPr>
          <w:p w14:paraId="0F3C54D3" w14:textId="77777777" w:rsidR="00182520" w:rsidRPr="00DE0312" w:rsidRDefault="00182520" w:rsidP="002049FD">
            <w:pPr>
              <w:rPr>
                <w:lang w:val="en-GB"/>
              </w:rPr>
            </w:pPr>
            <w:r w:rsidRPr="00DE0312">
              <w:rPr>
                <w:lang w:val="en-GB"/>
              </w:rPr>
              <w:t>1</w:t>
            </w:r>
          </w:p>
        </w:tc>
        <w:tc>
          <w:tcPr>
            <w:tcW w:w="3071" w:type="dxa"/>
          </w:tcPr>
          <w:p w14:paraId="188EDEF9" w14:textId="77777777" w:rsidR="00182520" w:rsidRPr="00DE0312" w:rsidRDefault="00182520" w:rsidP="002049FD">
            <w:pPr>
              <w:rPr>
                <w:lang w:val="en-GB"/>
              </w:rPr>
            </w:pPr>
            <w:r w:rsidRPr="00DE0312">
              <w:rPr>
                <w:lang w:val="en-GB"/>
              </w:rPr>
              <w:t>0</w:t>
            </w:r>
          </w:p>
        </w:tc>
        <w:tc>
          <w:tcPr>
            <w:tcW w:w="3071" w:type="dxa"/>
          </w:tcPr>
          <w:p w14:paraId="3C0CB266" w14:textId="77777777" w:rsidR="00182520" w:rsidRPr="00DE0312" w:rsidRDefault="00182520" w:rsidP="002049FD">
            <w:pPr>
              <w:rPr>
                <w:lang w:val="en-GB"/>
              </w:rPr>
            </w:pPr>
            <w:r w:rsidRPr="00DE0312">
              <w:rPr>
                <w:lang w:val="en-GB"/>
              </w:rPr>
              <w:t>0</w:t>
            </w:r>
          </w:p>
        </w:tc>
      </w:tr>
      <w:tr w:rsidR="00182520" w:rsidRPr="00DE0312" w14:paraId="66793390" w14:textId="77777777" w:rsidTr="002049FD">
        <w:tc>
          <w:tcPr>
            <w:tcW w:w="3070" w:type="dxa"/>
          </w:tcPr>
          <w:p w14:paraId="76A12A2B" w14:textId="77777777" w:rsidR="00182520" w:rsidRPr="00DE0312" w:rsidRDefault="00182520" w:rsidP="00182520">
            <w:pPr>
              <w:rPr>
                <w:lang w:val="en-GB"/>
              </w:rPr>
            </w:pPr>
            <w:r w:rsidRPr="00DE0312">
              <w:rPr>
                <w:lang w:val="en-GB"/>
              </w:rPr>
              <w:t>0.023</w:t>
            </w:r>
          </w:p>
        </w:tc>
        <w:tc>
          <w:tcPr>
            <w:tcW w:w="3071" w:type="dxa"/>
          </w:tcPr>
          <w:p w14:paraId="1FDBAC2F" w14:textId="77777777" w:rsidR="00182520" w:rsidRPr="00DE0312" w:rsidRDefault="00182520" w:rsidP="002049FD">
            <w:pPr>
              <w:rPr>
                <w:lang w:val="en-GB"/>
              </w:rPr>
            </w:pPr>
            <w:r w:rsidRPr="00DE0312">
              <w:rPr>
                <w:lang w:val="en-GB"/>
              </w:rPr>
              <w:t>1</w:t>
            </w:r>
          </w:p>
        </w:tc>
        <w:tc>
          <w:tcPr>
            <w:tcW w:w="3071" w:type="dxa"/>
          </w:tcPr>
          <w:p w14:paraId="49694497" w14:textId="77777777" w:rsidR="00182520" w:rsidRPr="00DE0312" w:rsidRDefault="00182520" w:rsidP="00182520">
            <w:pPr>
              <w:rPr>
                <w:lang w:val="en-GB"/>
              </w:rPr>
            </w:pPr>
            <w:r w:rsidRPr="00DE0312">
              <w:rPr>
                <w:lang w:val="en-GB"/>
              </w:rPr>
              <w:t>-0.023</w:t>
            </w:r>
          </w:p>
        </w:tc>
      </w:tr>
      <w:tr w:rsidR="00182520" w:rsidRPr="00DE0312" w14:paraId="1923BB01" w14:textId="77777777" w:rsidTr="002049FD">
        <w:tc>
          <w:tcPr>
            <w:tcW w:w="3070" w:type="dxa"/>
          </w:tcPr>
          <w:p w14:paraId="52BC0BEE" w14:textId="77777777" w:rsidR="00182520" w:rsidRPr="00DE0312" w:rsidRDefault="00182520" w:rsidP="00182520">
            <w:pPr>
              <w:rPr>
                <w:lang w:val="en-GB"/>
              </w:rPr>
            </w:pPr>
            <w:r w:rsidRPr="00DE0312">
              <w:rPr>
                <w:lang w:val="en-GB"/>
              </w:rPr>
              <w:t>0.024</w:t>
            </w:r>
          </w:p>
        </w:tc>
        <w:tc>
          <w:tcPr>
            <w:tcW w:w="3071" w:type="dxa"/>
          </w:tcPr>
          <w:p w14:paraId="13228387" w14:textId="77777777" w:rsidR="00182520" w:rsidRPr="00DE0312" w:rsidRDefault="00182520" w:rsidP="00182520">
            <w:pPr>
              <w:rPr>
                <w:lang w:val="en-GB"/>
              </w:rPr>
            </w:pPr>
            <w:r w:rsidRPr="00DE0312">
              <w:rPr>
                <w:lang w:val="en-GB"/>
              </w:rPr>
              <w:t>-0.024</w:t>
            </w:r>
          </w:p>
        </w:tc>
        <w:tc>
          <w:tcPr>
            <w:tcW w:w="3071" w:type="dxa"/>
          </w:tcPr>
          <w:p w14:paraId="2E1C9242" w14:textId="77777777" w:rsidR="00182520" w:rsidRPr="00DE0312" w:rsidRDefault="00182520" w:rsidP="002049FD">
            <w:pPr>
              <w:rPr>
                <w:lang w:val="en-GB"/>
              </w:rPr>
            </w:pPr>
            <w:r w:rsidRPr="00DE0312">
              <w:rPr>
                <w:lang w:val="en-GB"/>
              </w:rPr>
              <w:t>1</w:t>
            </w:r>
          </w:p>
        </w:tc>
      </w:tr>
    </w:tbl>
    <w:p w14:paraId="0AC9E4B7" w14:textId="77777777" w:rsidR="00182520" w:rsidRPr="00DE0312" w:rsidRDefault="00182520" w:rsidP="009C73D0">
      <w:pPr>
        <w:rPr>
          <w:lang w:val="en-GB"/>
        </w:rPr>
      </w:pPr>
    </w:p>
    <w:p w14:paraId="7E5801AA" w14:textId="3C0272FA" w:rsidR="004D0146" w:rsidRPr="00DE0312" w:rsidRDefault="004D0146" w:rsidP="004D0146">
      <w:pPr>
        <w:rPr>
          <w:i/>
          <w:lang w:val="en-GB"/>
        </w:rPr>
      </w:pPr>
      <w:r w:rsidRPr="00DE0312">
        <w:rPr>
          <w:i/>
          <w:lang w:val="en-GB"/>
        </w:rPr>
        <w:t xml:space="preserve">Parallel root: </w:t>
      </w:r>
      <w:proofErr w:type="spellStart"/>
      <w:r w:rsidR="005F57BB">
        <w:rPr>
          <w:i/>
          <w:lang w:val="en-GB"/>
        </w:rPr>
        <w:t>kr</w:t>
      </w:r>
      <w:proofErr w:type="spellEnd"/>
      <w:r w:rsidRPr="00DE0312">
        <w:rPr>
          <w:i/>
          <w:lang w:val="en-GB"/>
        </w:rPr>
        <w:t xml:space="preserve">=1, </w:t>
      </w:r>
      <w:proofErr w:type="spellStart"/>
      <w:r w:rsidR="005F57BB">
        <w:rPr>
          <w:i/>
          <w:lang w:val="en-GB"/>
        </w:rPr>
        <w:t>kx</w:t>
      </w:r>
      <w:proofErr w:type="spellEnd"/>
      <w:r w:rsidR="005F57BB">
        <w:rPr>
          <w:i/>
          <w:lang w:val="en-GB"/>
        </w:rPr>
        <w:t xml:space="preserve">=1 or </w:t>
      </w:r>
      <w:proofErr w:type="spellStart"/>
      <w:r w:rsidR="005F57BB">
        <w:rPr>
          <w:i/>
          <w:lang w:val="en-GB"/>
        </w:rPr>
        <w:t>kx</w:t>
      </w:r>
      <w:proofErr w:type="spellEnd"/>
      <w:r w:rsidR="005F57BB">
        <w:rPr>
          <w:i/>
          <w:lang w:val="en-GB"/>
        </w:rPr>
        <w:t xml:space="preserve"> =10</w:t>
      </w:r>
    </w:p>
    <w:tbl>
      <w:tblPr>
        <w:tblStyle w:val="TableGrid"/>
        <w:tblW w:w="0" w:type="auto"/>
        <w:tblLook w:val="04A0" w:firstRow="1" w:lastRow="0" w:firstColumn="1" w:lastColumn="0" w:noHBand="0" w:noVBand="1"/>
      </w:tblPr>
      <w:tblGrid>
        <w:gridCol w:w="3070"/>
        <w:gridCol w:w="3071"/>
        <w:gridCol w:w="3071"/>
      </w:tblGrid>
      <w:tr w:rsidR="004D0146" w:rsidRPr="00DE0312" w14:paraId="45AA6B22" w14:textId="77777777" w:rsidTr="002049FD">
        <w:tc>
          <w:tcPr>
            <w:tcW w:w="3070" w:type="dxa"/>
          </w:tcPr>
          <w:p w14:paraId="1144D803" w14:textId="77777777" w:rsidR="004D0146" w:rsidRPr="00DE0312" w:rsidRDefault="004D0146" w:rsidP="002049FD">
            <w:pPr>
              <w:rPr>
                <w:lang w:val="en-GB"/>
              </w:rPr>
            </w:pPr>
            <w:r w:rsidRPr="00DE0312">
              <w:rPr>
                <w:lang w:val="en-GB"/>
              </w:rPr>
              <w:t>1</w:t>
            </w:r>
          </w:p>
        </w:tc>
        <w:tc>
          <w:tcPr>
            <w:tcW w:w="3071" w:type="dxa"/>
          </w:tcPr>
          <w:p w14:paraId="191FAB4E" w14:textId="77777777" w:rsidR="004D0146" w:rsidRPr="00DE0312" w:rsidRDefault="004D0146" w:rsidP="002049FD">
            <w:pPr>
              <w:rPr>
                <w:lang w:val="en-GB"/>
              </w:rPr>
            </w:pPr>
            <w:r w:rsidRPr="00DE0312">
              <w:rPr>
                <w:lang w:val="en-GB"/>
              </w:rPr>
              <w:t>0</w:t>
            </w:r>
          </w:p>
        </w:tc>
        <w:tc>
          <w:tcPr>
            <w:tcW w:w="3071" w:type="dxa"/>
          </w:tcPr>
          <w:p w14:paraId="6EFB9C5C" w14:textId="77777777" w:rsidR="004D0146" w:rsidRPr="00DE0312" w:rsidRDefault="004D0146" w:rsidP="002049FD">
            <w:pPr>
              <w:rPr>
                <w:lang w:val="en-GB"/>
              </w:rPr>
            </w:pPr>
            <w:r w:rsidRPr="00DE0312">
              <w:rPr>
                <w:lang w:val="en-GB"/>
              </w:rPr>
              <w:t>0</w:t>
            </w:r>
          </w:p>
        </w:tc>
      </w:tr>
      <w:tr w:rsidR="004D0146" w:rsidRPr="00DE0312" w14:paraId="7D283EF0" w14:textId="77777777" w:rsidTr="002049FD">
        <w:tc>
          <w:tcPr>
            <w:tcW w:w="3070" w:type="dxa"/>
          </w:tcPr>
          <w:p w14:paraId="35DCDEFA" w14:textId="77777777" w:rsidR="004D0146" w:rsidRPr="00DE0312" w:rsidRDefault="004D0146" w:rsidP="002049FD">
            <w:pPr>
              <w:rPr>
                <w:lang w:val="en-GB"/>
              </w:rPr>
            </w:pPr>
            <w:r w:rsidRPr="00DE0312">
              <w:rPr>
                <w:lang w:val="en-GB"/>
              </w:rPr>
              <w:t>0</w:t>
            </w:r>
          </w:p>
        </w:tc>
        <w:tc>
          <w:tcPr>
            <w:tcW w:w="3071" w:type="dxa"/>
          </w:tcPr>
          <w:p w14:paraId="7562FEAC" w14:textId="77777777" w:rsidR="004D0146" w:rsidRPr="00DE0312" w:rsidRDefault="004D0146" w:rsidP="002049FD">
            <w:pPr>
              <w:rPr>
                <w:lang w:val="en-GB"/>
              </w:rPr>
            </w:pPr>
            <w:r w:rsidRPr="00DE0312">
              <w:rPr>
                <w:lang w:val="en-GB"/>
              </w:rPr>
              <w:t>1</w:t>
            </w:r>
          </w:p>
        </w:tc>
        <w:tc>
          <w:tcPr>
            <w:tcW w:w="3071" w:type="dxa"/>
          </w:tcPr>
          <w:p w14:paraId="71D1153A" w14:textId="77777777" w:rsidR="004D0146" w:rsidRPr="00DE0312" w:rsidRDefault="004D0146" w:rsidP="002049FD">
            <w:pPr>
              <w:rPr>
                <w:lang w:val="en-GB"/>
              </w:rPr>
            </w:pPr>
            <w:r w:rsidRPr="00DE0312">
              <w:rPr>
                <w:lang w:val="en-GB"/>
              </w:rPr>
              <w:t>0</w:t>
            </w:r>
          </w:p>
        </w:tc>
      </w:tr>
      <w:tr w:rsidR="004D0146" w:rsidRPr="00DE0312" w14:paraId="469350BD" w14:textId="77777777" w:rsidTr="002049FD">
        <w:tc>
          <w:tcPr>
            <w:tcW w:w="3070" w:type="dxa"/>
          </w:tcPr>
          <w:p w14:paraId="0C037A8C" w14:textId="77777777" w:rsidR="004D0146" w:rsidRPr="00DE0312" w:rsidRDefault="004D0146" w:rsidP="002049FD">
            <w:pPr>
              <w:rPr>
                <w:lang w:val="en-GB"/>
              </w:rPr>
            </w:pPr>
            <w:r w:rsidRPr="00DE0312">
              <w:rPr>
                <w:lang w:val="en-GB"/>
              </w:rPr>
              <w:t>0</w:t>
            </w:r>
          </w:p>
        </w:tc>
        <w:tc>
          <w:tcPr>
            <w:tcW w:w="3071" w:type="dxa"/>
          </w:tcPr>
          <w:p w14:paraId="7C80FBFC" w14:textId="77777777" w:rsidR="004D0146" w:rsidRPr="00DE0312" w:rsidRDefault="004D0146" w:rsidP="002049FD">
            <w:pPr>
              <w:rPr>
                <w:lang w:val="en-GB"/>
              </w:rPr>
            </w:pPr>
            <w:r w:rsidRPr="00DE0312">
              <w:rPr>
                <w:lang w:val="en-GB"/>
              </w:rPr>
              <w:t>0</w:t>
            </w:r>
          </w:p>
        </w:tc>
        <w:tc>
          <w:tcPr>
            <w:tcW w:w="3071" w:type="dxa"/>
          </w:tcPr>
          <w:p w14:paraId="7B4FFC69" w14:textId="77777777" w:rsidR="004D0146" w:rsidRPr="00DE0312" w:rsidRDefault="004D0146" w:rsidP="002049FD">
            <w:pPr>
              <w:rPr>
                <w:lang w:val="en-GB"/>
              </w:rPr>
            </w:pPr>
            <w:r w:rsidRPr="00DE0312">
              <w:rPr>
                <w:lang w:val="en-GB"/>
              </w:rPr>
              <w:t>1</w:t>
            </w:r>
          </w:p>
        </w:tc>
      </w:tr>
    </w:tbl>
    <w:p w14:paraId="1C8D4199" w14:textId="77777777" w:rsidR="004D0146" w:rsidRPr="00DE0312" w:rsidRDefault="004D0146" w:rsidP="004D0146">
      <w:pPr>
        <w:rPr>
          <w:lang w:val="en-GB"/>
        </w:rPr>
      </w:pPr>
    </w:p>
    <w:p w14:paraId="06320B33" w14:textId="2643788A" w:rsidR="00926B3A" w:rsidRDefault="00465C0E" w:rsidP="00465C0E">
      <w:pPr>
        <w:pStyle w:val="Heading3"/>
        <w:rPr>
          <w:lang w:val="en-GB"/>
        </w:rPr>
      </w:pPr>
      <w:r>
        <w:rPr>
          <w:lang w:val="en-GB"/>
        </w:rPr>
        <w:lastRenderedPageBreak/>
        <w:t>Simple hybrid root system:</w:t>
      </w:r>
    </w:p>
    <w:p w14:paraId="6BD97E47" w14:textId="2A74B57E" w:rsidR="00AF4342" w:rsidRDefault="00AF4342" w:rsidP="00AF4342">
      <w:pPr>
        <w:keepNext/>
      </w:pPr>
      <w:r>
        <w:rPr>
          <w:noProof/>
          <w:lang w:eastAsia="de-DE"/>
        </w:rPr>
        <w:drawing>
          <wp:inline distT="0" distB="0" distL="0" distR="0" wp14:anchorId="03B258C7" wp14:editId="7B9496B9">
            <wp:extent cx="2401200" cy="283680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401200" cy="2836800"/>
                    </a:xfrm>
                    <a:prstGeom prst="rect">
                      <a:avLst/>
                    </a:prstGeom>
                    <a:noFill/>
                  </pic:spPr>
                </pic:pic>
              </a:graphicData>
            </a:graphic>
          </wp:inline>
        </w:drawing>
      </w:r>
      <w:r w:rsidR="00FD0366">
        <w:t xml:space="preserve">                     </w:t>
      </w:r>
      <w:r w:rsidR="00FD0366">
        <w:rPr>
          <w:noProof/>
          <w:lang w:eastAsia="de-DE"/>
        </w:rPr>
        <w:drawing>
          <wp:inline distT="0" distB="0" distL="0" distR="0" wp14:anchorId="79E05D33" wp14:editId="0E6742A7">
            <wp:extent cx="1900800" cy="2836800"/>
            <wp:effectExtent l="0" t="0" r="444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00800" cy="2836800"/>
                    </a:xfrm>
                    <a:prstGeom prst="rect">
                      <a:avLst/>
                    </a:prstGeom>
                    <a:noFill/>
                  </pic:spPr>
                </pic:pic>
              </a:graphicData>
            </a:graphic>
          </wp:inline>
        </w:drawing>
      </w:r>
    </w:p>
    <w:p w14:paraId="48E453A2" w14:textId="4485688C" w:rsidR="00926B3A" w:rsidRDefault="00AF4342" w:rsidP="00AF4342">
      <w:pPr>
        <w:pStyle w:val="Caption"/>
        <w:rPr>
          <w:lang w:val="en-GB"/>
        </w:rPr>
      </w:pPr>
      <w:bookmarkStart w:id="13" w:name="_Ref20648294"/>
      <w:commentRangeStart w:id="14"/>
      <w:r w:rsidRPr="00AF4342">
        <w:rPr>
          <w:lang w:val="en-US"/>
        </w:rPr>
        <w:t xml:space="preserve">Figure </w:t>
      </w:r>
      <w:r>
        <w:fldChar w:fldCharType="begin"/>
      </w:r>
      <w:r w:rsidRPr="00AF4342">
        <w:rPr>
          <w:lang w:val="en-US"/>
        </w:rPr>
        <w:instrText xml:space="preserve"> SEQ Figure \* ARABIC </w:instrText>
      </w:r>
      <w:r>
        <w:fldChar w:fldCharType="separate"/>
      </w:r>
      <w:r w:rsidR="006F7BFD">
        <w:rPr>
          <w:noProof/>
          <w:lang w:val="en-US"/>
        </w:rPr>
        <w:t>3</w:t>
      </w:r>
      <w:r>
        <w:fldChar w:fldCharType="end"/>
      </w:r>
      <w:bookmarkEnd w:id="13"/>
      <w:r w:rsidRPr="00AF4342">
        <w:rPr>
          <w:lang w:val="en-US"/>
        </w:rPr>
        <w:t>: hybrid parallel-big root system</w:t>
      </w:r>
      <w:commentRangeEnd w:id="14"/>
      <w:r w:rsidR="004D1B33">
        <w:rPr>
          <w:rStyle w:val="CommentReference"/>
          <w:b w:val="0"/>
          <w:bCs w:val="0"/>
          <w:color w:val="auto"/>
        </w:rPr>
        <w:commentReference w:id="14"/>
      </w:r>
      <w:r w:rsidR="00FD0366">
        <w:rPr>
          <w:lang w:val="en-US"/>
        </w:rPr>
        <w:t xml:space="preserve"> (left) and corresponding big root system (right)</w:t>
      </w:r>
    </w:p>
    <w:p w14:paraId="4D089B93" w14:textId="5B6A39E7" w:rsidR="00FD0366" w:rsidRDefault="00FD0366" w:rsidP="009C73D0">
      <w:pPr>
        <w:rPr>
          <w:lang w:val="en-GB"/>
        </w:rPr>
      </w:pPr>
      <w:r>
        <w:rPr>
          <w:lang w:val="en-GB"/>
        </w:rPr>
        <w:fldChar w:fldCharType="begin"/>
      </w:r>
      <w:r>
        <w:rPr>
          <w:lang w:val="en-GB"/>
        </w:rPr>
        <w:instrText xml:space="preserve"> REF _Ref20648294 \h </w:instrText>
      </w:r>
      <w:r>
        <w:rPr>
          <w:lang w:val="en-GB"/>
        </w:rPr>
      </w:r>
      <w:r>
        <w:rPr>
          <w:lang w:val="en-GB"/>
        </w:rPr>
        <w:fldChar w:fldCharType="separate"/>
      </w:r>
      <w:r w:rsidRPr="00AF4342">
        <w:rPr>
          <w:lang w:val="en-US"/>
        </w:rPr>
        <w:t xml:space="preserve">Figure </w:t>
      </w:r>
      <w:r>
        <w:rPr>
          <w:noProof/>
          <w:lang w:val="en-US"/>
        </w:rPr>
        <w:t>3</w:t>
      </w:r>
      <w:r>
        <w:rPr>
          <w:lang w:val="en-GB"/>
        </w:rPr>
        <w:fldChar w:fldCharType="end"/>
      </w:r>
      <w:r>
        <w:rPr>
          <w:lang w:val="en-GB"/>
        </w:rPr>
        <w:t xml:space="preserve"> shows the hybrid parallel-big root system that consists of three primary roots of different length. This root system is either represented by a parallel roots system that has the same SUF and </w:t>
      </w:r>
      <w:proofErr w:type="spellStart"/>
      <w:r>
        <w:rPr>
          <w:lang w:val="en-GB"/>
        </w:rPr>
        <w:t>Krs</w:t>
      </w:r>
      <w:proofErr w:type="spellEnd"/>
      <w:r>
        <w:rPr>
          <w:lang w:val="en-GB"/>
        </w:rPr>
        <w:t xml:space="preserve"> or by a big root system. The </w:t>
      </w:r>
      <w:proofErr w:type="spellStart"/>
      <w:r>
        <w:rPr>
          <w:lang w:val="en-GB"/>
        </w:rPr>
        <w:t>upscaled</w:t>
      </w:r>
      <w:proofErr w:type="spellEnd"/>
      <w:r>
        <w:rPr>
          <w:lang w:val="en-GB"/>
        </w:rPr>
        <w:t xml:space="preserve"> big root system assumes that the axial and radial conductance in a certain layer is the sum of the axial and radial </w:t>
      </w:r>
      <w:proofErr w:type="spellStart"/>
      <w:r>
        <w:rPr>
          <w:lang w:val="en-GB"/>
        </w:rPr>
        <w:t>conductances</w:t>
      </w:r>
      <w:proofErr w:type="spellEnd"/>
      <w:r>
        <w:rPr>
          <w:lang w:val="en-GB"/>
        </w:rPr>
        <w:t xml:space="preserve"> of the individual root segments in that layer</w:t>
      </w:r>
      <w:r w:rsidR="00423DD8">
        <w:rPr>
          <w:lang w:val="en-GB"/>
        </w:rPr>
        <w:t xml:space="preserve"> (see </w:t>
      </w:r>
      <w:r w:rsidR="00423DD8">
        <w:rPr>
          <w:lang w:val="en-GB"/>
        </w:rPr>
        <w:fldChar w:fldCharType="begin"/>
      </w:r>
      <w:r w:rsidR="00423DD8">
        <w:rPr>
          <w:lang w:val="en-GB"/>
        </w:rPr>
        <w:instrText xml:space="preserve"> REF _Ref20648294 \h </w:instrText>
      </w:r>
      <w:r w:rsidR="00423DD8">
        <w:rPr>
          <w:lang w:val="en-GB"/>
        </w:rPr>
      </w:r>
      <w:r w:rsidR="00423DD8">
        <w:rPr>
          <w:lang w:val="en-GB"/>
        </w:rPr>
        <w:fldChar w:fldCharType="separate"/>
      </w:r>
      <w:r w:rsidR="00423DD8" w:rsidRPr="00AF4342">
        <w:rPr>
          <w:lang w:val="en-US"/>
        </w:rPr>
        <w:t xml:space="preserve">Figure </w:t>
      </w:r>
      <w:r w:rsidR="00423DD8">
        <w:rPr>
          <w:noProof/>
          <w:lang w:val="en-US"/>
        </w:rPr>
        <w:t>3</w:t>
      </w:r>
      <w:r w:rsidR="00423DD8">
        <w:rPr>
          <w:lang w:val="en-GB"/>
        </w:rPr>
        <w:fldChar w:fldCharType="end"/>
      </w:r>
      <w:r w:rsidR="00423DD8">
        <w:rPr>
          <w:lang w:val="en-GB"/>
        </w:rPr>
        <w:t xml:space="preserve"> right)</w:t>
      </w:r>
      <w:r>
        <w:rPr>
          <w:lang w:val="en-GB"/>
        </w:rPr>
        <w:t xml:space="preserve">. </w:t>
      </w:r>
    </w:p>
    <w:p w14:paraId="09232E83" w14:textId="2CB14102" w:rsidR="00AF4342" w:rsidRDefault="00423DD8" w:rsidP="009C73D0">
      <w:pPr>
        <w:rPr>
          <w:lang w:val="en-GB"/>
        </w:rPr>
      </w:pPr>
      <w:r>
        <w:rPr>
          <w:lang w:val="en-GB"/>
        </w:rPr>
        <w:t>W</w:t>
      </w:r>
      <w:r w:rsidR="00AF4342">
        <w:rPr>
          <w:lang w:val="en-GB"/>
        </w:rPr>
        <w:t xml:space="preserve">e assume </w:t>
      </w:r>
      <w:r w:rsidR="003F23CD">
        <w:rPr>
          <w:lang w:val="en-GB"/>
        </w:rPr>
        <w:t xml:space="preserve">two parameterizations of the root hydraulic resistances. In the first case, the resistances are uniform: </w:t>
      </w:r>
      <w:proofErr w:type="spellStart"/>
      <w:r w:rsidR="00A64429">
        <w:rPr>
          <w:lang w:val="en-GB"/>
        </w:rPr>
        <w:t>kx</w:t>
      </w:r>
      <w:proofErr w:type="spellEnd"/>
      <w:r w:rsidR="00AF4342">
        <w:rPr>
          <w:lang w:val="en-GB"/>
        </w:rPr>
        <w:t>=</w:t>
      </w:r>
      <w:r w:rsidR="00A64429">
        <w:rPr>
          <w:lang w:val="en-GB"/>
        </w:rPr>
        <w:t>10</w:t>
      </w:r>
      <w:r w:rsidR="00AF4342">
        <w:rPr>
          <w:lang w:val="en-GB"/>
        </w:rPr>
        <w:t xml:space="preserve"> and </w:t>
      </w:r>
      <w:proofErr w:type="spellStart"/>
      <w:r w:rsidR="00A64429">
        <w:rPr>
          <w:lang w:val="en-GB"/>
        </w:rPr>
        <w:t>kr</w:t>
      </w:r>
      <w:proofErr w:type="spellEnd"/>
      <w:r w:rsidR="00AF4342">
        <w:rPr>
          <w:lang w:val="en-GB"/>
        </w:rPr>
        <w:t xml:space="preserve"> =1. </w:t>
      </w:r>
      <w:r w:rsidR="003F23CD">
        <w:rPr>
          <w:lang w:val="en-GB"/>
        </w:rPr>
        <w:t>In the second case, the radial root hydraulic resistance is smaller at the root tips (</w:t>
      </w:r>
      <w:proofErr w:type="spellStart"/>
      <w:r w:rsidR="00A64429">
        <w:rPr>
          <w:lang w:val="en-GB"/>
        </w:rPr>
        <w:t>kr</w:t>
      </w:r>
      <w:proofErr w:type="spellEnd"/>
      <w:r w:rsidR="003F23CD">
        <w:rPr>
          <w:lang w:val="en-GB"/>
        </w:rPr>
        <w:t>=1) than in the other parts along the primary roots (</w:t>
      </w:r>
      <w:proofErr w:type="spellStart"/>
      <w:r w:rsidR="00A64429">
        <w:rPr>
          <w:lang w:val="en-GB"/>
        </w:rPr>
        <w:t>kr</w:t>
      </w:r>
      <w:proofErr w:type="spellEnd"/>
      <w:r w:rsidR="003F23CD">
        <w:rPr>
          <w:lang w:val="en-GB"/>
        </w:rPr>
        <w:t>=</w:t>
      </w:r>
      <w:r w:rsidR="00A64429">
        <w:rPr>
          <w:lang w:val="en-GB"/>
        </w:rPr>
        <w:t>0.1</w:t>
      </w:r>
      <w:r w:rsidR="003F23CD">
        <w:rPr>
          <w:lang w:val="en-GB"/>
        </w:rPr>
        <w:t xml:space="preserve">). </w:t>
      </w:r>
      <w:r w:rsidR="00973F29">
        <w:rPr>
          <w:lang w:val="en-GB"/>
        </w:rPr>
        <w:t>The pressure head at the root collar is -1 and the soil water potentials at the 4 different depths are from t</w:t>
      </w:r>
      <w:r w:rsidR="003F23CD">
        <w:rPr>
          <w:lang w:val="en-GB"/>
        </w:rPr>
        <w:t>op to bottom: -0.5, 0, 0.5, 1. For the root system with the homogeneous resistances, t</w:t>
      </w:r>
      <w:r w:rsidR="00973F29">
        <w:rPr>
          <w:lang w:val="en-GB"/>
        </w:rPr>
        <w:t xml:space="preserve">he effective soil water potential, </w:t>
      </w:r>
      <w:proofErr w:type="spellStart"/>
      <w:r w:rsidR="00973F29">
        <w:rPr>
          <w:lang w:val="en-GB"/>
        </w:rPr>
        <w:t>H</w:t>
      </w:r>
      <w:r w:rsidR="00973F29" w:rsidRPr="00A64429">
        <w:rPr>
          <w:vertAlign w:val="subscript"/>
          <w:lang w:val="en-GB"/>
        </w:rPr>
        <w:t>eff</w:t>
      </w:r>
      <w:proofErr w:type="spellEnd"/>
      <w:r w:rsidR="00973F29">
        <w:rPr>
          <w:lang w:val="en-GB"/>
        </w:rPr>
        <w:t xml:space="preserve"> = -0.0296</w:t>
      </w:r>
      <w:r w:rsidR="003F23CD">
        <w:rPr>
          <w:lang w:val="en-GB"/>
        </w:rPr>
        <w:t xml:space="preserve"> and -0.0121 for the </w:t>
      </w:r>
      <w:proofErr w:type="spellStart"/>
      <w:r w:rsidR="003F23CD">
        <w:rPr>
          <w:lang w:val="en-GB"/>
        </w:rPr>
        <w:t>upscaled</w:t>
      </w:r>
      <w:proofErr w:type="spellEnd"/>
      <w:r w:rsidR="003F23CD">
        <w:rPr>
          <w:lang w:val="en-GB"/>
        </w:rPr>
        <w:t xml:space="preserve"> big root system</w:t>
      </w:r>
      <w:r w:rsidR="00973F29">
        <w:rPr>
          <w:lang w:val="en-GB"/>
        </w:rPr>
        <w:t xml:space="preserve">. </w:t>
      </w:r>
      <w:r w:rsidR="003F23CD">
        <w:rPr>
          <w:lang w:val="en-GB"/>
        </w:rPr>
        <w:t xml:space="preserve">For the root system with the non-uniform radial </w:t>
      </w:r>
      <w:proofErr w:type="gramStart"/>
      <w:r w:rsidR="003F23CD">
        <w:rPr>
          <w:lang w:val="en-GB"/>
        </w:rPr>
        <w:t>resistances</w:t>
      </w:r>
      <w:r w:rsidR="005A5EA2">
        <w:rPr>
          <w:lang w:val="en-GB"/>
        </w:rPr>
        <w:t xml:space="preserve"> ,</w:t>
      </w:r>
      <w:proofErr w:type="gramEnd"/>
      <w:r w:rsidR="005A5EA2">
        <w:rPr>
          <w:lang w:val="en-GB"/>
        </w:rPr>
        <w:t xml:space="preserve"> </w:t>
      </w:r>
      <w:proofErr w:type="spellStart"/>
      <w:r w:rsidR="005A5EA2">
        <w:rPr>
          <w:lang w:val="en-GB"/>
        </w:rPr>
        <w:t>Heff</w:t>
      </w:r>
      <w:proofErr w:type="spellEnd"/>
      <w:r w:rsidR="005A5EA2">
        <w:rPr>
          <w:lang w:val="en-GB"/>
        </w:rPr>
        <w:t xml:space="preserve"> = 0.3455 </w:t>
      </w:r>
      <w:r>
        <w:rPr>
          <w:lang w:val="en-GB"/>
        </w:rPr>
        <w:t>and</w:t>
      </w:r>
      <w:r w:rsidR="003F23CD">
        <w:rPr>
          <w:lang w:val="en-GB"/>
        </w:rPr>
        <w:t xml:space="preserve"> 0.3459 for the </w:t>
      </w:r>
      <w:proofErr w:type="spellStart"/>
      <w:r w:rsidR="003F23CD">
        <w:rPr>
          <w:lang w:val="en-GB"/>
        </w:rPr>
        <w:t>upscaled</w:t>
      </w:r>
      <w:proofErr w:type="spellEnd"/>
      <w:r w:rsidR="003F23CD">
        <w:rPr>
          <w:lang w:val="en-GB"/>
        </w:rPr>
        <w:t xml:space="preserve"> </w:t>
      </w:r>
      <w:r w:rsidR="005A5EA2">
        <w:rPr>
          <w:lang w:val="en-GB"/>
        </w:rPr>
        <w:t xml:space="preserve">big </w:t>
      </w:r>
      <w:r w:rsidR="003F23CD">
        <w:rPr>
          <w:lang w:val="en-GB"/>
        </w:rPr>
        <w:t>root system</w:t>
      </w:r>
      <w:r w:rsidR="005A5EA2">
        <w:rPr>
          <w:lang w:val="en-GB"/>
        </w:rPr>
        <w:t xml:space="preserve">. </w:t>
      </w:r>
      <w:r w:rsidR="00973F29">
        <w:rPr>
          <w:lang w:val="en-GB"/>
        </w:rPr>
        <w:fldChar w:fldCharType="begin"/>
      </w:r>
      <w:r w:rsidR="00973F29">
        <w:rPr>
          <w:lang w:val="en-GB"/>
        </w:rPr>
        <w:instrText xml:space="preserve"> REF _Ref5032463 \h </w:instrText>
      </w:r>
      <w:r w:rsidR="00973F29">
        <w:rPr>
          <w:lang w:val="en-GB"/>
        </w:rPr>
      </w:r>
      <w:r w:rsidR="00973F29">
        <w:rPr>
          <w:lang w:val="en-GB"/>
        </w:rPr>
        <w:fldChar w:fldCharType="separate"/>
      </w:r>
      <w:r w:rsidR="00973F29" w:rsidRPr="003608E5">
        <w:rPr>
          <w:lang w:val="en-US"/>
        </w:rPr>
        <w:t xml:space="preserve">Figure </w:t>
      </w:r>
      <w:r w:rsidR="00973F29" w:rsidRPr="003608E5">
        <w:rPr>
          <w:noProof/>
          <w:lang w:val="en-US"/>
        </w:rPr>
        <w:t>4</w:t>
      </w:r>
      <w:r w:rsidR="00973F29">
        <w:rPr>
          <w:lang w:val="en-GB"/>
        </w:rPr>
        <w:fldChar w:fldCharType="end"/>
      </w:r>
      <w:r w:rsidR="00973F29">
        <w:rPr>
          <w:lang w:val="en-GB"/>
        </w:rPr>
        <w:t xml:space="preserve"> shows the</w:t>
      </w:r>
      <w:r>
        <w:rPr>
          <w:lang w:val="en-GB"/>
        </w:rPr>
        <w:t xml:space="preserve"> SUFs and sink terms of </w:t>
      </w:r>
      <w:proofErr w:type="spellStart"/>
      <w:r>
        <w:rPr>
          <w:lang w:val="en-GB"/>
        </w:rPr>
        <w:t>upscaled</w:t>
      </w:r>
      <w:proofErr w:type="spellEnd"/>
      <w:r>
        <w:rPr>
          <w:lang w:val="en-GB"/>
        </w:rPr>
        <w:t xml:space="preserve"> root system with uniform resistances and of the </w:t>
      </w:r>
      <w:proofErr w:type="spellStart"/>
      <w:r>
        <w:rPr>
          <w:lang w:val="en-GB"/>
        </w:rPr>
        <w:t>upscaled</w:t>
      </w:r>
      <w:proofErr w:type="spellEnd"/>
      <w:r>
        <w:rPr>
          <w:lang w:val="en-GB"/>
        </w:rPr>
        <w:t xml:space="preserve"> and approximate parallel (</w:t>
      </w:r>
      <w:proofErr w:type="spellStart"/>
      <w:r>
        <w:rPr>
          <w:lang w:val="en-GB"/>
        </w:rPr>
        <w:t>Couvreur</w:t>
      </w:r>
      <w:proofErr w:type="spellEnd"/>
      <w:r>
        <w:rPr>
          <w:lang w:val="en-GB"/>
        </w:rPr>
        <w:t xml:space="preserve"> approx.) and big root systems. </w:t>
      </w:r>
      <w:r w:rsidR="003B376B">
        <w:rPr>
          <w:lang w:val="en-GB"/>
        </w:rPr>
        <w:t xml:space="preserve">For this scenario, the parallel root system model tends to underestimate the redistribution whereas the big root system </w:t>
      </w:r>
      <w:r>
        <w:rPr>
          <w:lang w:val="en-GB"/>
        </w:rPr>
        <w:t>overestimates the redistribution</w:t>
      </w:r>
      <w:r w:rsidR="003B376B">
        <w:rPr>
          <w:lang w:val="en-GB"/>
        </w:rPr>
        <w:t xml:space="preserve">. </w:t>
      </w:r>
    </w:p>
    <w:p w14:paraId="6247DE46" w14:textId="218DC18C" w:rsidR="003B376B" w:rsidRDefault="003B376B" w:rsidP="009C73D0">
      <w:pPr>
        <w:rPr>
          <w:lang w:val="en-GB"/>
        </w:rPr>
      </w:pPr>
      <w:r>
        <w:rPr>
          <w:lang w:val="en-GB"/>
        </w:rPr>
        <w:t xml:space="preserve">The SUF, </w:t>
      </w:r>
      <w:proofErr w:type="spellStart"/>
      <w:r>
        <w:rPr>
          <w:lang w:val="en-GB"/>
        </w:rPr>
        <w:t>kcomp</w:t>
      </w:r>
      <w:proofErr w:type="spellEnd"/>
      <w:r>
        <w:rPr>
          <w:lang w:val="en-GB"/>
        </w:rPr>
        <w:t xml:space="preserve"> and </w:t>
      </w:r>
      <w:proofErr w:type="spellStart"/>
      <w:r>
        <w:rPr>
          <w:lang w:val="en-GB"/>
        </w:rPr>
        <w:t>Kcomp</w:t>
      </w:r>
      <w:proofErr w:type="spellEnd"/>
      <w:r>
        <w:rPr>
          <w:lang w:val="en-GB"/>
        </w:rPr>
        <w:t xml:space="preserve"> </w:t>
      </w:r>
      <w:r w:rsidR="00A22DF4">
        <w:rPr>
          <w:lang w:val="en-GB"/>
        </w:rPr>
        <w:t xml:space="preserve">and their </w:t>
      </w:r>
      <w:proofErr w:type="spellStart"/>
      <w:r w:rsidR="00A22DF4">
        <w:rPr>
          <w:lang w:val="en-GB"/>
        </w:rPr>
        <w:t>upscaled</w:t>
      </w:r>
      <w:proofErr w:type="spellEnd"/>
      <w:r w:rsidR="00A22DF4">
        <w:rPr>
          <w:lang w:val="en-GB"/>
        </w:rPr>
        <w:t xml:space="preserve"> values </w:t>
      </w:r>
      <w:r>
        <w:rPr>
          <w:lang w:val="en-GB"/>
        </w:rPr>
        <w:t xml:space="preserve">are given in </w:t>
      </w:r>
      <w:r>
        <w:rPr>
          <w:lang w:val="en-GB"/>
        </w:rPr>
        <w:fldChar w:fldCharType="begin"/>
      </w:r>
      <w:r>
        <w:rPr>
          <w:lang w:val="en-GB"/>
        </w:rPr>
        <w:instrText xml:space="preserve"> REF _Ref5109506 \h </w:instrText>
      </w:r>
      <w:r>
        <w:rPr>
          <w:lang w:val="en-GB"/>
        </w:rPr>
      </w:r>
      <w:r>
        <w:rPr>
          <w:lang w:val="en-GB"/>
        </w:rPr>
        <w:fldChar w:fldCharType="separate"/>
      </w:r>
      <w:r w:rsidRPr="00DE319F">
        <w:rPr>
          <w:lang w:val="en-US"/>
        </w:rPr>
        <w:t xml:space="preserve">Table </w:t>
      </w:r>
      <w:r w:rsidRPr="00DE319F">
        <w:rPr>
          <w:noProof/>
          <w:lang w:val="en-US"/>
        </w:rPr>
        <w:t>3</w:t>
      </w:r>
      <w:r>
        <w:rPr>
          <w:lang w:val="en-GB"/>
        </w:rPr>
        <w:fldChar w:fldCharType="end"/>
      </w:r>
      <w:r>
        <w:rPr>
          <w:lang w:val="en-GB"/>
        </w:rPr>
        <w:t>.</w:t>
      </w:r>
      <w:r w:rsidR="00A22DF4">
        <w:rPr>
          <w:lang w:val="en-GB"/>
        </w:rPr>
        <w:t xml:space="preserve"> Of note is that, as also illustrated in </w:t>
      </w:r>
      <w:r w:rsidR="00A22DF4">
        <w:rPr>
          <w:lang w:val="en-GB"/>
        </w:rPr>
        <w:fldChar w:fldCharType="begin"/>
      </w:r>
      <w:r w:rsidR="00A22DF4">
        <w:rPr>
          <w:lang w:val="en-GB"/>
        </w:rPr>
        <w:instrText xml:space="preserve"> REF _Ref5032463 \h </w:instrText>
      </w:r>
      <w:r w:rsidR="00A22DF4">
        <w:rPr>
          <w:lang w:val="en-GB"/>
        </w:rPr>
      </w:r>
      <w:r w:rsidR="00A22DF4">
        <w:rPr>
          <w:lang w:val="en-GB"/>
        </w:rPr>
        <w:fldChar w:fldCharType="separate"/>
      </w:r>
      <w:r w:rsidR="00A22DF4" w:rsidRPr="003608E5">
        <w:rPr>
          <w:lang w:val="en-US"/>
        </w:rPr>
        <w:t xml:space="preserve">Figure </w:t>
      </w:r>
      <w:r w:rsidR="00A22DF4" w:rsidRPr="003608E5">
        <w:rPr>
          <w:noProof/>
          <w:lang w:val="en-US"/>
        </w:rPr>
        <w:t>4</w:t>
      </w:r>
      <w:r w:rsidR="00A22DF4">
        <w:rPr>
          <w:lang w:val="en-GB"/>
        </w:rPr>
        <w:fldChar w:fldCharType="end"/>
      </w:r>
      <w:r w:rsidR="00A22DF4">
        <w:rPr>
          <w:lang w:val="en-GB"/>
        </w:rPr>
        <w:t xml:space="preserve">, the </w:t>
      </w:r>
      <w:proofErr w:type="spellStart"/>
      <w:r w:rsidR="00A22DF4">
        <w:rPr>
          <w:lang w:val="en-GB"/>
        </w:rPr>
        <w:t>Kcomp</w:t>
      </w:r>
      <w:proofErr w:type="spellEnd"/>
      <w:r w:rsidR="00A22DF4">
        <w:rPr>
          <w:lang w:val="en-GB"/>
        </w:rPr>
        <w:t xml:space="preserve"> values are higher than </w:t>
      </w:r>
      <w:proofErr w:type="spellStart"/>
      <w:r w:rsidR="00A22DF4">
        <w:rPr>
          <w:lang w:val="en-GB"/>
        </w:rPr>
        <w:t>Krs</w:t>
      </w:r>
      <w:proofErr w:type="spellEnd"/>
      <w:r w:rsidR="00A22DF4">
        <w:rPr>
          <w:lang w:val="en-GB"/>
        </w:rPr>
        <w:t xml:space="preserve">, which is used to calculate the compensatory uptake in the parallel root system. Also of interest is that the </w:t>
      </w:r>
      <w:proofErr w:type="spellStart"/>
      <w:r w:rsidR="00A22DF4">
        <w:rPr>
          <w:lang w:val="en-GB"/>
        </w:rPr>
        <w:t>upscaled</w:t>
      </w:r>
      <w:proofErr w:type="spellEnd"/>
      <w:r w:rsidR="00A22DF4">
        <w:rPr>
          <w:lang w:val="en-GB"/>
        </w:rPr>
        <w:t xml:space="preserve"> </w:t>
      </w:r>
      <w:proofErr w:type="spellStart"/>
      <w:r w:rsidR="00A22DF4">
        <w:rPr>
          <w:lang w:val="en-GB"/>
        </w:rPr>
        <w:t>Kcomp</w:t>
      </w:r>
      <w:proofErr w:type="spellEnd"/>
      <w:r w:rsidR="00A22DF4">
        <w:rPr>
          <w:lang w:val="en-GB"/>
        </w:rPr>
        <w:t xml:space="preserve"> values are not equal to </w:t>
      </w:r>
      <w:r w:rsidR="001A4ABE">
        <w:rPr>
          <w:lang w:val="en-GB"/>
        </w:rPr>
        <w:t xml:space="preserve">the average of </w:t>
      </w:r>
      <w:r w:rsidR="00A22DF4">
        <w:rPr>
          <w:lang w:val="en-GB"/>
        </w:rPr>
        <w:t xml:space="preserve">the </w:t>
      </w:r>
      <w:proofErr w:type="spellStart"/>
      <w:r w:rsidR="00A22DF4">
        <w:rPr>
          <w:lang w:val="en-GB"/>
        </w:rPr>
        <w:t>Kcomp</w:t>
      </w:r>
      <w:proofErr w:type="spellEnd"/>
      <w:r w:rsidR="00A22DF4">
        <w:rPr>
          <w:lang w:val="en-GB"/>
        </w:rPr>
        <w:t xml:space="preserve"> values of the root</w:t>
      </w:r>
      <w:r w:rsidR="001A4ABE">
        <w:rPr>
          <w:lang w:val="en-GB"/>
        </w:rPr>
        <w:t xml:space="preserve"> nodes</w:t>
      </w:r>
      <w:r w:rsidR="00A22DF4">
        <w:rPr>
          <w:lang w:val="en-GB"/>
        </w:rPr>
        <w:t xml:space="preserve"> in a soil layer.</w:t>
      </w:r>
      <w:r w:rsidR="001A4ABE">
        <w:rPr>
          <w:lang w:val="en-GB"/>
        </w:rPr>
        <w:t xml:space="preserve"> For the top layer, the </w:t>
      </w:r>
      <w:proofErr w:type="spellStart"/>
      <w:r w:rsidR="001A4ABE">
        <w:rPr>
          <w:lang w:val="en-GB"/>
        </w:rPr>
        <w:t>upscaled</w:t>
      </w:r>
      <w:proofErr w:type="spellEnd"/>
      <w:r w:rsidR="001A4ABE">
        <w:rPr>
          <w:lang w:val="en-GB"/>
        </w:rPr>
        <w:t xml:space="preserve"> </w:t>
      </w:r>
      <w:proofErr w:type="spellStart"/>
      <w:r w:rsidR="001A4ABE">
        <w:rPr>
          <w:lang w:val="en-GB"/>
        </w:rPr>
        <w:t>Kcomp</w:t>
      </w:r>
      <w:proofErr w:type="spellEnd"/>
      <w:r w:rsidR="001A4ABE">
        <w:rPr>
          <w:lang w:val="en-GB"/>
        </w:rPr>
        <w:t xml:space="preserve"> is even larger than the largest </w:t>
      </w:r>
      <w:proofErr w:type="spellStart"/>
      <w:r w:rsidR="001A4ABE">
        <w:rPr>
          <w:lang w:val="en-GB"/>
        </w:rPr>
        <w:t>Kcomp</w:t>
      </w:r>
      <w:proofErr w:type="spellEnd"/>
      <w:r w:rsidR="001A4ABE">
        <w:rPr>
          <w:lang w:val="en-GB"/>
        </w:rPr>
        <w:t xml:space="preserve"> value of </w:t>
      </w:r>
      <w:proofErr w:type="spellStart"/>
      <w:r w:rsidR="001A4ABE">
        <w:rPr>
          <w:lang w:val="en-GB"/>
        </w:rPr>
        <w:t>the</w:t>
      </w:r>
      <w:del w:id="15" w:author="Mathieu Javaux" w:date="2019-05-29T13:37:00Z">
        <w:r w:rsidR="001A4ABE" w:rsidDel="004D1B33">
          <w:rPr>
            <w:lang w:val="en-GB"/>
          </w:rPr>
          <w:delText xml:space="preserve"> </w:delText>
        </w:r>
        <w:r w:rsidR="00A22DF4" w:rsidDel="004D1B33">
          <w:rPr>
            <w:lang w:val="en-GB"/>
          </w:rPr>
          <w:delText xml:space="preserve"> </w:delText>
        </w:r>
      </w:del>
      <w:ins w:id="16" w:author="Mathieu Javaux" w:date="2019-05-29T13:37:00Z">
        <w:r w:rsidR="004D1B33">
          <w:rPr>
            <w:lang w:val="en-GB"/>
          </w:rPr>
          <w:t>three</w:t>
        </w:r>
        <w:proofErr w:type="spellEnd"/>
        <w:r w:rsidR="004D1B33">
          <w:rPr>
            <w:lang w:val="en-GB"/>
          </w:rPr>
          <w:t xml:space="preserve"> primary roots. </w:t>
        </w:r>
      </w:ins>
      <w:r w:rsidR="00A22DF4">
        <w:rPr>
          <w:lang w:val="en-GB"/>
        </w:rPr>
        <w:t xml:space="preserve">But, the SUF values are simply the sum of the SUF values of the single root nodes in a soil layer. </w:t>
      </w:r>
    </w:p>
    <w:p w14:paraId="4AB09C1C" w14:textId="22D4D091" w:rsidR="005A5EA2" w:rsidRDefault="005A5EA2" w:rsidP="009C73D0">
      <w:pPr>
        <w:rPr>
          <w:lang w:val="en-GB"/>
        </w:rPr>
      </w:pPr>
      <w:r>
        <w:rPr>
          <w:lang w:val="en-GB"/>
        </w:rPr>
        <w:t>Larger radial resistance away from the root tips led to a root system that behaves more like a parallel root system (</w:t>
      </w:r>
      <w:r>
        <w:rPr>
          <w:lang w:val="en-GB"/>
        </w:rPr>
        <w:fldChar w:fldCharType="begin"/>
      </w:r>
      <w:r>
        <w:rPr>
          <w:lang w:val="en-GB"/>
        </w:rPr>
        <w:instrText xml:space="preserve"> REF _Ref16180612 \h </w:instrText>
      </w:r>
      <w:r>
        <w:rPr>
          <w:lang w:val="en-GB"/>
        </w:rPr>
      </w:r>
      <w:r>
        <w:rPr>
          <w:lang w:val="en-GB"/>
        </w:rPr>
        <w:fldChar w:fldCharType="separate"/>
      </w:r>
      <w:r w:rsidRPr="006F7BFD">
        <w:rPr>
          <w:lang w:val="en-US"/>
        </w:rPr>
        <w:t xml:space="preserve">Figure </w:t>
      </w:r>
      <w:r w:rsidRPr="006F7BFD">
        <w:rPr>
          <w:noProof/>
          <w:lang w:val="en-US"/>
        </w:rPr>
        <w:t>5</w:t>
      </w:r>
      <w:r>
        <w:rPr>
          <w:lang w:val="en-GB"/>
        </w:rPr>
        <w:fldChar w:fldCharType="end"/>
      </w:r>
      <w:r>
        <w:rPr>
          <w:lang w:val="en-GB"/>
        </w:rPr>
        <w:t xml:space="preserve">). The big root system tended to overestimate the compensatory uptake for this root system whereas the parallel root system still underestimated the compensatory uptake but to a smaller extent than in the previous case. </w:t>
      </w:r>
    </w:p>
    <w:p w14:paraId="3D731F4E" w14:textId="28D8F0EE" w:rsidR="00336DBB" w:rsidRDefault="009B3F65" w:rsidP="009C73D0">
      <w:pPr>
        <w:rPr>
          <w:lang w:val="en-GB"/>
        </w:rPr>
      </w:pPr>
      <w:r>
        <w:rPr>
          <w:noProof/>
          <w:lang w:eastAsia="de-DE"/>
        </w:rPr>
        <w:lastRenderedPageBreak/>
        <w:drawing>
          <wp:inline distT="0" distB="0" distL="0" distR="0" wp14:anchorId="41C312DE" wp14:editId="1F2350A1">
            <wp:extent cx="5324475" cy="39909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484C47D" w14:textId="6A088BDC" w:rsidR="00336DBB" w:rsidRDefault="009B3F65" w:rsidP="009C73D0">
      <w:pPr>
        <w:rPr>
          <w:lang w:val="en-GB"/>
        </w:rPr>
      </w:pPr>
      <w:r>
        <w:rPr>
          <w:noProof/>
          <w:lang w:eastAsia="de-DE"/>
        </w:rPr>
        <w:drawing>
          <wp:inline distT="0" distB="0" distL="0" distR="0" wp14:anchorId="0B907B5C" wp14:editId="626C265C">
            <wp:extent cx="5324475" cy="39909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5BC0AFE" w14:textId="2E005690" w:rsidR="00AF4342" w:rsidRDefault="003608E5" w:rsidP="003608E5">
      <w:pPr>
        <w:pStyle w:val="Caption"/>
        <w:rPr>
          <w:lang w:val="en-GB"/>
        </w:rPr>
      </w:pPr>
      <w:bookmarkStart w:id="17" w:name="_Ref5032463"/>
      <w:r w:rsidRPr="003608E5">
        <w:rPr>
          <w:lang w:val="en-US"/>
        </w:rPr>
        <w:t xml:space="preserve">Figure </w:t>
      </w:r>
      <w:r>
        <w:fldChar w:fldCharType="begin"/>
      </w:r>
      <w:r w:rsidRPr="003608E5">
        <w:rPr>
          <w:lang w:val="en-US"/>
        </w:rPr>
        <w:instrText xml:space="preserve"> SEQ Figure \* ARABIC </w:instrText>
      </w:r>
      <w:r>
        <w:fldChar w:fldCharType="separate"/>
      </w:r>
      <w:r w:rsidR="006F7BFD">
        <w:rPr>
          <w:noProof/>
          <w:lang w:val="en-US"/>
        </w:rPr>
        <w:t>4</w:t>
      </w:r>
      <w:r>
        <w:fldChar w:fldCharType="end"/>
      </w:r>
      <w:bookmarkEnd w:id="17"/>
      <w:r w:rsidRPr="003608E5">
        <w:rPr>
          <w:lang w:val="en-US"/>
        </w:rPr>
        <w:t xml:space="preserve">: </w:t>
      </w:r>
      <w:proofErr w:type="spellStart"/>
      <w:r w:rsidR="00336DBB">
        <w:rPr>
          <w:lang w:val="en-US"/>
        </w:rPr>
        <w:t>Upscaled</w:t>
      </w:r>
      <w:proofErr w:type="spellEnd"/>
      <w:r w:rsidR="00336DBB">
        <w:rPr>
          <w:lang w:val="en-US"/>
        </w:rPr>
        <w:t xml:space="preserve"> standard uptake fractions (SUF) (upper figure) and </w:t>
      </w:r>
      <w:r w:rsidR="00423DD8">
        <w:rPr>
          <w:lang w:val="en-US"/>
        </w:rPr>
        <w:t xml:space="preserve">sink </w:t>
      </w:r>
      <w:r w:rsidR="00336DBB">
        <w:rPr>
          <w:lang w:val="en-GB"/>
        </w:rPr>
        <w:t>terms</w:t>
      </w:r>
      <w:r w:rsidR="00336DBB" w:rsidRPr="00DE0312">
        <w:rPr>
          <w:lang w:val="en-GB"/>
        </w:rPr>
        <w:t xml:space="preserve"> (</w:t>
      </w:r>
      <w:r w:rsidR="00336DBB">
        <w:rPr>
          <w:lang w:val="en-GB"/>
        </w:rPr>
        <w:t>lower figure) (</w:t>
      </w:r>
      <w:r w:rsidR="00336DBB" w:rsidRPr="00DE0312">
        <w:rPr>
          <w:lang w:val="en-GB"/>
        </w:rPr>
        <w:t xml:space="preserve">left axes) and soil water potential distributions (right axis, red lines) for </w:t>
      </w:r>
      <w:r w:rsidR="00336DBB">
        <w:rPr>
          <w:lang w:val="en-GB"/>
        </w:rPr>
        <w:t xml:space="preserve">the hybrid parallel-big root system </w:t>
      </w:r>
      <w:r w:rsidR="00336DBB" w:rsidRPr="00DE0312">
        <w:rPr>
          <w:lang w:val="en-GB"/>
        </w:rPr>
        <w:t>using the exact and approximate solutions</w:t>
      </w:r>
      <w:r w:rsidR="00423DD8">
        <w:rPr>
          <w:lang w:val="en-GB"/>
        </w:rPr>
        <w:t xml:space="preserve"> for parallel and big root systems</w:t>
      </w:r>
      <w:r w:rsidR="00336DBB" w:rsidRPr="00DE0312">
        <w:rPr>
          <w:lang w:val="en-GB"/>
        </w:rPr>
        <w:t>.</w:t>
      </w:r>
    </w:p>
    <w:p w14:paraId="09327644" w14:textId="77777777" w:rsidR="00295756" w:rsidRDefault="00295756" w:rsidP="009C73D0">
      <w:pPr>
        <w:rPr>
          <w:lang w:val="en-GB"/>
        </w:rPr>
      </w:pPr>
    </w:p>
    <w:p w14:paraId="6930A409" w14:textId="58C843A3" w:rsidR="00DE319F" w:rsidRPr="00DE319F" w:rsidRDefault="00DE319F" w:rsidP="00DE319F">
      <w:pPr>
        <w:pStyle w:val="Caption"/>
        <w:keepNext/>
        <w:rPr>
          <w:lang w:val="en-US"/>
        </w:rPr>
      </w:pPr>
      <w:bookmarkStart w:id="18" w:name="_Ref5109506"/>
      <w:r w:rsidRPr="00DE319F">
        <w:rPr>
          <w:lang w:val="en-US"/>
        </w:rPr>
        <w:lastRenderedPageBreak/>
        <w:t xml:space="preserve">Table </w:t>
      </w:r>
      <w:r>
        <w:fldChar w:fldCharType="begin"/>
      </w:r>
      <w:r w:rsidRPr="00DE319F">
        <w:rPr>
          <w:lang w:val="en-US"/>
        </w:rPr>
        <w:instrText xml:space="preserve"> SEQ Table \* ARABIC </w:instrText>
      </w:r>
      <w:r>
        <w:fldChar w:fldCharType="separate"/>
      </w:r>
      <w:r w:rsidRPr="00DE319F">
        <w:rPr>
          <w:noProof/>
          <w:lang w:val="en-US"/>
        </w:rPr>
        <w:t>3</w:t>
      </w:r>
      <w:r>
        <w:fldChar w:fldCharType="end"/>
      </w:r>
      <w:bookmarkEnd w:id="18"/>
      <w:r w:rsidRPr="00DE319F">
        <w:rPr>
          <w:lang w:val="en-US"/>
        </w:rPr>
        <w:t xml:space="preserve">: SUF, </w:t>
      </w:r>
      <w:proofErr w:type="spellStart"/>
      <w:r w:rsidRPr="00DE319F">
        <w:rPr>
          <w:lang w:val="en-US"/>
        </w:rPr>
        <w:t>kcomp</w:t>
      </w:r>
      <w:proofErr w:type="spellEnd"/>
      <w:proofErr w:type="gramStart"/>
      <w:r w:rsidRPr="00DE319F">
        <w:rPr>
          <w:lang w:val="en-US"/>
        </w:rPr>
        <w:t>,,</w:t>
      </w:r>
      <w:proofErr w:type="gramEnd"/>
      <w:r w:rsidRPr="00DE319F">
        <w:rPr>
          <w:lang w:val="en-US"/>
        </w:rPr>
        <w:t xml:space="preserve"> </w:t>
      </w:r>
      <w:proofErr w:type="spellStart"/>
      <w:r w:rsidRPr="00DE319F">
        <w:rPr>
          <w:lang w:val="en-US"/>
        </w:rPr>
        <w:t>Kcomp</w:t>
      </w:r>
      <w:proofErr w:type="spellEnd"/>
      <w:r w:rsidRPr="00DE319F">
        <w:rPr>
          <w:lang w:val="en-US"/>
        </w:rPr>
        <w:t xml:space="preserve"> and </w:t>
      </w:r>
      <w:proofErr w:type="spellStart"/>
      <w:r w:rsidRPr="00DE319F">
        <w:rPr>
          <w:lang w:val="en-US"/>
        </w:rPr>
        <w:t>upscaled</w:t>
      </w:r>
      <w:proofErr w:type="spellEnd"/>
      <w:r w:rsidRPr="00DE319F">
        <w:rPr>
          <w:lang w:val="en-US"/>
        </w:rPr>
        <w:t xml:space="preserve"> values for the hybrid parallel root system.</w:t>
      </w:r>
    </w:p>
    <w:tbl>
      <w:tblPr>
        <w:tblStyle w:val="TableGrid"/>
        <w:tblW w:w="0" w:type="auto"/>
        <w:tblLook w:val="04A0" w:firstRow="1" w:lastRow="0" w:firstColumn="1" w:lastColumn="0" w:noHBand="0" w:noVBand="1"/>
      </w:tblPr>
      <w:tblGrid>
        <w:gridCol w:w="1522"/>
        <w:gridCol w:w="1542"/>
        <w:gridCol w:w="1542"/>
        <w:gridCol w:w="1543"/>
        <w:gridCol w:w="1777"/>
        <w:gridCol w:w="1362"/>
      </w:tblGrid>
      <w:tr w:rsidR="000E14C7" w:rsidRPr="00295756" w14:paraId="3A508329" w14:textId="4166157E" w:rsidTr="000E14C7">
        <w:tc>
          <w:tcPr>
            <w:tcW w:w="1522" w:type="dxa"/>
          </w:tcPr>
          <w:p w14:paraId="6093083B" w14:textId="77777777" w:rsidR="000E14C7" w:rsidRPr="00DE0312" w:rsidRDefault="000E14C7" w:rsidP="00295756">
            <w:pPr>
              <w:rPr>
                <w:lang w:val="en-GB"/>
              </w:rPr>
            </w:pPr>
          </w:p>
        </w:tc>
        <w:tc>
          <w:tcPr>
            <w:tcW w:w="4627" w:type="dxa"/>
            <w:gridSpan w:val="3"/>
          </w:tcPr>
          <w:p w14:paraId="56C5C97B" w14:textId="3A8565E5" w:rsidR="000E14C7" w:rsidRPr="00DE0312" w:rsidRDefault="000E14C7" w:rsidP="00DE319F">
            <w:pPr>
              <w:jc w:val="center"/>
              <w:rPr>
                <w:lang w:val="en-GB"/>
              </w:rPr>
            </w:pPr>
            <w:r>
              <w:rPr>
                <w:lang w:val="en-GB"/>
              </w:rPr>
              <w:t xml:space="preserve">Hybrid </w:t>
            </w:r>
            <w:r w:rsidRPr="00DE0312">
              <w:rPr>
                <w:lang w:val="en-GB"/>
              </w:rPr>
              <w:t>Parallel</w:t>
            </w:r>
            <w:r>
              <w:rPr>
                <w:lang w:val="en-GB"/>
              </w:rPr>
              <w:t>-Big root</w:t>
            </w:r>
          </w:p>
        </w:tc>
        <w:tc>
          <w:tcPr>
            <w:tcW w:w="1777" w:type="dxa"/>
          </w:tcPr>
          <w:p w14:paraId="7CCF5DDB" w14:textId="77777777" w:rsidR="000E14C7" w:rsidRPr="00DE0312" w:rsidRDefault="000E14C7" w:rsidP="00295756">
            <w:pPr>
              <w:rPr>
                <w:lang w:val="en-GB"/>
              </w:rPr>
            </w:pPr>
          </w:p>
        </w:tc>
        <w:tc>
          <w:tcPr>
            <w:tcW w:w="1362" w:type="dxa"/>
          </w:tcPr>
          <w:p w14:paraId="04534A7C" w14:textId="1F26BDF4" w:rsidR="000E14C7" w:rsidRPr="00DE0312" w:rsidRDefault="000E14C7" w:rsidP="00295756">
            <w:pPr>
              <w:rPr>
                <w:lang w:val="en-GB"/>
              </w:rPr>
            </w:pPr>
            <w:proofErr w:type="spellStart"/>
            <w:r>
              <w:rPr>
                <w:lang w:val="en-GB"/>
              </w:rPr>
              <w:t>Bigroot</w:t>
            </w:r>
            <w:proofErr w:type="spellEnd"/>
          </w:p>
        </w:tc>
      </w:tr>
      <w:tr w:rsidR="000E14C7" w:rsidRPr="00DE0312" w14:paraId="343724A3" w14:textId="0A5D2402" w:rsidTr="000E14C7">
        <w:tc>
          <w:tcPr>
            <w:tcW w:w="1522" w:type="dxa"/>
          </w:tcPr>
          <w:p w14:paraId="3DC48540" w14:textId="77777777" w:rsidR="000E14C7" w:rsidRPr="00DE0312" w:rsidRDefault="000E14C7" w:rsidP="00295756">
            <w:pPr>
              <w:rPr>
                <w:lang w:val="en-GB"/>
              </w:rPr>
            </w:pPr>
          </w:p>
        </w:tc>
        <w:tc>
          <w:tcPr>
            <w:tcW w:w="4627" w:type="dxa"/>
            <w:gridSpan w:val="3"/>
          </w:tcPr>
          <w:p w14:paraId="045E1BAB" w14:textId="4736124A" w:rsidR="000E14C7" w:rsidRPr="00DE0312" w:rsidRDefault="000E14C7" w:rsidP="00DE319F">
            <w:pPr>
              <w:jc w:val="center"/>
              <w:rPr>
                <w:lang w:val="en-GB"/>
              </w:rPr>
            </w:pPr>
            <w:proofErr w:type="spellStart"/>
            <w:r>
              <w:rPr>
                <w:lang w:val="en-GB"/>
              </w:rPr>
              <w:t>r</w:t>
            </w:r>
            <w:r w:rsidRPr="00DE0312">
              <w:rPr>
                <w:lang w:val="en-GB"/>
              </w:rPr>
              <w:t>s</w:t>
            </w:r>
            <w:proofErr w:type="spellEnd"/>
            <w:r w:rsidRPr="00DE0312">
              <w:rPr>
                <w:lang w:val="en-GB"/>
              </w:rPr>
              <w:t xml:space="preserve">=1, </w:t>
            </w:r>
            <w:proofErr w:type="spellStart"/>
            <w:r w:rsidRPr="00DE0312">
              <w:rPr>
                <w:lang w:val="en-GB"/>
              </w:rPr>
              <w:t>ra</w:t>
            </w:r>
            <w:proofErr w:type="spellEnd"/>
            <w:r w:rsidRPr="00DE0312">
              <w:rPr>
                <w:lang w:val="en-GB"/>
              </w:rPr>
              <w:t>=0.1</w:t>
            </w:r>
            <w:r>
              <w:rPr>
                <w:lang w:val="en-GB"/>
              </w:rPr>
              <w:t xml:space="preserve">, </w:t>
            </w:r>
            <w:proofErr w:type="spellStart"/>
            <w:r>
              <w:rPr>
                <w:lang w:val="en-GB"/>
              </w:rPr>
              <w:t>Krs</w:t>
            </w:r>
            <w:proofErr w:type="spellEnd"/>
            <w:r>
              <w:rPr>
                <w:lang w:val="en-GB"/>
              </w:rPr>
              <w:t>= 6.0147</w:t>
            </w:r>
          </w:p>
        </w:tc>
        <w:tc>
          <w:tcPr>
            <w:tcW w:w="1777" w:type="dxa"/>
          </w:tcPr>
          <w:p w14:paraId="29581C01" w14:textId="71F5F355" w:rsidR="000E14C7" w:rsidRPr="00DE0312" w:rsidRDefault="000E14C7" w:rsidP="00295756">
            <w:pPr>
              <w:rPr>
                <w:lang w:val="en-GB"/>
              </w:rPr>
            </w:pPr>
          </w:p>
        </w:tc>
        <w:tc>
          <w:tcPr>
            <w:tcW w:w="1362" w:type="dxa"/>
          </w:tcPr>
          <w:p w14:paraId="323B139B" w14:textId="644F965A" w:rsidR="000E14C7" w:rsidRPr="00DE0312" w:rsidRDefault="000E14C7" w:rsidP="000E14C7">
            <w:pPr>
              <w:rPr>
                <w:lang w:val="en-GB"/>
              </w:rPr>
            </w:pPr>
            <w:proofErr w:type="spellStart"/>
            <w:r>
              <w:rPr>
                <w:lang w:val="en-GB"/>
              </w:rPr>
              <w:t>Krs</w:t>
            </w:r>
            <w:proofErr w:type="spellEnd"/>
            <w:r>
              <w:rPr>
                <w:lang w:val="en-GB"/>
              </w:rPr>
              <w:t>= 6.1122</w:t>
            </w:r>
          </w:p>
        </w:tc>
      </w:tr>
      <w:tr w:rsidR="000E14C7" w:rsidRPr="00DE0312" w14:paraId="5AF2F535" w14:textId="1F6BE199" w:rsidTr="000E14C7">
        <w:tc>
          <w:tcPr>
            <w:tcW w:w="1522" w:type="dxa"/>
          </w:tcPr>
          <w:p w14:paraId="79EBA06F" w14:textId="77777777" w:rsidR="000E14C7" w:rsidRPr="00DE0312" w:rsidRDefault="000E14C7" w:rsidP="00295756">
            <w:pPr>
              <w:rPr>
                <w:lang w:val="en-GB"/>
              </w:rPr>
            </w:pPr>
          </w:p>
        </w:tc>
        <w:tc>
          <w:tcPr>
            <w:tcW w:w="1542" w:type="dxa"/>
          </w:tcPr>
          <w:p w14:paraId="5F76C79F" w14:textId="626DB294" w:rsidR="000E14C7" w:rsidRPr="00DE0312" w:rsidRDefault="000E14C7" w:rsidP="00295756">
            <w:pPr>
              <w:rPr>
                <w:lang w:val="en-GB"/>
              </w:rPr>
            </w:pPr>
            <w:r>
              <w:rPr>
                <w:lang w:val="en-GB"/>
              </w:rPr>
              <w:t>Prim. root 1</w:t>
            </w:r>
          </w:p>
        </w:tc>
        <w:tc>
          <w:tcPr>
            <w:tcW w:w="1542" w:type="dxa"/>
          </w:tcPr>
          <w:p w14:paraId="6AD4FDFE" w14:textId="239464C6" w:rsidR="000E14C7" w:rsidRPr="00DE0312" w:rsidRDefault="000E14C7" w:rsidP="00295756">
            <w:pPr>
              <w:rPr>
                <w:lang w:val="en-GB"/>
              </w:rPr>
            </w:pPr>
            <w:r>
              <w:rPr>
                <w:lang w:val="en-GB"/>
              </w:rPr>
              <w:t>Prim. root 2</w:t>
            </w:r>
          </w:p>
        </w:tc>
        <w:tc>
          <w:tcPr>
            <w:tcW w:w="1543" w:type="dxa"/>
          </w:tcPr>
          <w:p w14:paraId="0820F44F" w14:textId="5E756465" w:rsidR="000E14C7" w:rsidRPr="00DE0312" w:rsidRDefault="000E14C7" w:rsidP="00295756">
            <w:pPr>
              <w:rPr>
                <w:lang w:val="en-GB"/>
              </w:rPr>
            </w:pPr>
          </w:p>
        </w:tc>
        <w:tc>
          <w:tcPr>
            <w:tcW w:w="1777" w:type="dxa"/>
          </w:tcPr>
          <w:p w14:paraId="734937EA" w14:textId="3FF8C1B2" w:rsidR="000E14C7" w:rsidRPr="00DE0312" w:rsidRDefault="000E14C7" w:rsidP="00295756">
            <w:pPr>
              <w:rPr>
                <w:lang w:val="en-GB"/>
              </w:rPr>
            </w:pPr>
            <w:proofErr w:type="spellStart"/>
            <w:r>
              <w:rPr>
                <w:lang w:val="en-GB"/>
              </w:rPr>
              <w:t>Upscaled</w:t>
            </w:r>
            <w:proofErr w:type="spellEnd"/>
          </w:p>
        </w:tc>
        <w:tc>
          <w:tcPr>
            <w:tcW w:w="1362" w:type="dxa"/>
          </w:tcPr>
          <w:p w14:paraId="08BA7E95" w14:textId="77777777" w:rsidR="000E14C7" w:rsidRDefault="000E14C7" w:rsidP="00295756">
            <w:pPr>
              <w:rPr>
                <w:lang w:val="en-GB"/>
              </w:rPr>
            </w:pPr>
          </w:p>
        </w:tc>
      </w:tr>
      <w:tr w:rsidR="000E14C7" w:rsidRPr="00DE0312" w14:paraId="4DA6AA1A" w14:textId="7596BEFE" w:rsidTr="000E14C7">
        <w:tc>
          <w:tcPr>
            <w:tcW w:w="1522" w:type="dxa"/>
          </w:tcPr>
          <w:p w14:paraId="35B5CCFE" w14:textId="77777777" w:rsidR="000E14C7" w:rsidRPr="00DE0312" w:rsidRDefault="000E14C7" w:rsidP="00295756">
            <w:pPr>
              <w:rPr>
                <w:lang w:val="en-GB"/>
              </w:rPr>
            </w:pPr>
            <w:r w:rsidRPr="00DE0312">
              <w:rPr>
                <w:lang w:val="en-GB"/>
              </w:rPr>
              <w:t>Depth</w:t>
            </w:r>
          </w:p>
        </w:tc>
        <w:tc>
          <w:tcPr>
            <w:tcW w:w="1542" w:type="dxa"/>
          </w:tcPr>
          <w:p w14:paraId="1A8604D7" w14:textId="77777777" w:rsidR="000E14C7" w:rsidRPr="00DE0312" w:rsidRDefault="000E14C7" w:rsidP="00295756">
            <w:pPr>
              <w:rPr>
                <w:lang w:val="en-GB"/>
              </w:rPr>
            </w:pPr>
            <w:r w:rsidRPr="00DE0312">
              <w:rPr>
                <w:lang w:val="en-GB"/>
              </w:rPr>
              <w:t>SUF</w:t>
            </w:r>
          </w:p>
        </w:tc>
        <w:tc>
          <w:tcPr>
            <w:tcW w:w="1542" w:type="dxa"/>
          </w:tcPr>
          <w:p w14:paraId="22747A68" w14:textId="77777777" w:rsidR="000E14C7" w:rsidRPr="00DE0312" w:rsidRDefault="000E14C7" w:rsidP="00295756">
            <w:pPr>
              <w:rPr>
                <w:lang w:val="en-GB"/>
              </w:rPr>
            </w:pPr>
            <w:r w:rsidRPr="00DE0312">
              <w:rPr>
                <w:lang w:val="en-GB"/>
              </w:rPr>
              <w:t>SUF</w:t>
            </w:r>
          </w:p>
        </w:tc>
        <w:tc>
          <w:tcPr>
            <w:tcW w:w="1543" w:type="dxa"/>
          </w:tcPr>
          <w:p w14:paraId="6988BA80" w14:textId="10ACD54D" w:rsidR="000E14C7" w:rsidRPr="00DE0312" w:rsidRDefault="000E14C7" w:rsidP="00295756">
            <w:pPr>
              <w:rPr>
                <w:lang w:val="en-GB"/>
              </w:rPr>
            </w:pPr>
            <w:proofErr w:type="spellStart"/>
            <w:r w:rsidRPr="00DE0312">
              <w:rPr>
                <w:lang w:val="en-GB"/>
              </w:rPr>
              <w:t>SUF</w:t>
            </w:r>
            <w:r>
              <w:rPr>
                <w:lang w:val="en-GB"/>
              </w:rPr>
              <w:t>upscaled</w:t>
            </w:r>
            <w:proofErr w:type="spellEnd"/>
          </w:p>
        </w:tc>
        <w:tc>
          <w:tcPr>
            <w:tcW w:w="1777" w:type="dxa"/>
          </w:tcPr>
          <w:p w14:paraId="3D67AEB8" w14:textId="452B9065" w:rsidR="000E14C7" w:rsidRPr="00DE0312" w:rsidRDefault="000E14C7" w:rsidP="00295756">
            <w:pPr>
              <w:rPr>
                <w:lang w:val="en-GB"/>
              </w:rPr>
            </w:pPr>
            <w:proofErr w:type="spellStart"/>
            <w:r w:rsidRPr="00DE0312">
              <w:rPr>
                <w:lang w:val="en-GB"/>
              </w:rPr>
              <w:t>SUF</w:t>
            </w:r>
            <w:r>
              <w:rPr>
                <w:lang w:val="en-GB"/>
              </w:rPr>
              <w:t>upscaled</w:t>
            </w:r>
            <w:proofErr w:type="spellEnd"/>
          </w:p>
        </w:tc>
        <w:tc>
          <w:tcPr>
            <w:tcW w:w="1362" w:type="dxa"/>
          </w:tcPr>
          <w:p w14:paraId="3329FE33" w14:textId="77777777" w:rsidR="000E14C7" w:rsidRPr="00DE0312" w:rsidRDefault="000E14C7" w:rsidP="00295756">
            <w:pPr>
              <w:rPr>
                <w:lang w:val="en-GB"/>
              </w:rPr>
            </w:pPr>
          </w:p>
        </w:tc>
      </w:tr>
      <w:tr w:rsidR="000E14C7" w:rsidRPr="00DE0312" w14:paraId="37386AA1" w14:textId="6D09C1F7" w:rsidTr="000E14C7">
        <w:tc>
          <w:tcPr>
            <w:tcW w:w="1522" w:type="dxa"/>
          </w:tcPr>
          <w:p w14:paraId="0DD87872" w14:textId="77777777" w:rsidR="000E14C7" w:rsidRPr="00DE0312" w:rsidRDefault="000E14C7" w:rsidP="00295756">
            <w:pPr>
              <w:rPr>
                <w:lang w:val="en-GB"/>
              </w:rPr>
            </w:pPr>
            <w:r w:rsidRPr="00DE0312">
              <w:rPr>
                <w:lang w:val="en-GB"/>
              </w:rPr>
              <w:t>1</w:t>
            </w:r>
          </w:p>
        </w:tc>
        <w:tc>
          <w:tcPr>
            <w:tcW w:w="1542" w:type="dxa"/>
          </w:tcPr>
          <w:p w14:paraId="44916E74" w14:textId="16B517F7" w:rsidR="000E14C7" w:rsidRPr="00DE0312" w:rsidRDefault="000E14C7" w:rsidP="00295756">
            <w:pPr>
              <w:rPr>
                <w:lang w:val="en-GB"/>
              </w:rPr>
            </w:pPr>
            <w:r w:rsidRPr="00DE0312">
              <w:rPr>
                <w:lang w:val="en-GB"/>
              </w:rPr>
              <w:t>0.</w:t>
            </w:r>
            <w:r>
              <w:rPr>
                <w:lang w:val="en-GB"/>
              </w:rPr>
              <w:t>1396</w:t>
            </w:r>
          </w:p>
        </w:tc>
        <w:tc>
          <w:tcPr>
            <w:tcW w:w="1542" w:type="dxa"/>
          </w:tcPr>
          <w:p w14:paraId="1A472518" w14:textId="546A7B8C" w:rsidR="000E14C7" w:rsidRPr="00DE0312" w:rsidRDefault="000E14C7" w:rsidP="00295756">
            <w:pPr>
              <w:rPr>
                <w:lang w:val="en-GB"/>
              </w:rPr>
            </w:pPr>
            <w:r w:rsidRPr="00DE0312">
              <w:rPr>
                <w:lang w:val="en-GB"/>
              </w:rPr>
              <w:t>0.</w:t>
            </w:r>
            <w:r>
              <w:rPr>
                <w:lang w:val="en-GB"/>
              </w:rPr>
              <w:t>1391</w:t>
            </w:r>
          </w:p>
        </w:tc>
        <w:tc>
          <w:tcPr>
            <w:tcW w:w="1543" w:type="dxa"/>
          </w:tcPr>
          <w:p w14:paraId="3666D21A" w14:textId="327948FD" w:rsidR="000E14C7" w:rsidRPr="00DE0312" w:rsidRDefault="000E14C7" w:rsidP="00295756">
            <w:pPr>
              <w:rPr>
                <w:lang w:val="en-GB"/>
              </w:rPr>
            </w:pPr>
            <w:r>
              <w:rPr>
                <w:lang w:val="en-GB"/>
              </w:rPr>
              <w:t>0.1273</w:t>
            </w:r>
          </w:p>
        </w:tc>
        <w:tc>
          <w:tcPr>
            <w:tcW w:w="1777" w:type="dxa"/>
          </w:tcPr>
          <w:p w14:paraId="2196F4C2" w14:textId="76EC4936" w:rsidR="000E14C7" w:rsidRPr="00DE0312" w:rsidRDefault="000E14C7" w:rsidP="00295756">
            <w:pPr>
              <w:rPr>
                <w:lang w:val="en-GB"/>
              </w:rPr>
            </w:pPr>
            <w:r>
              <w:rPr>
                <w:lang w:val="en-GB"/>
              </w:rPr>
              <w:t>0.3988</w:t>
            </w:r>
          </w:p>
        </w:tc>
        <w:tc>
          <w:tcPr>
            <w:tcW w:w="1362" w:type="dxa"/>
          </w:tcPr>
          <w:p w14:paraId="2A631FF6" w14:textId="32880152" w:rsidR="000E14C7" w:rsidRDefault="00263293" w:rsidP="00295756">
            <w:pPr>
              <w:rPr>
                <w:lang w:val="en-GB"/>
              </w:rPr>
            </w:pPr>
            <w:r>
              <w:rPr>
                <w:lang w:val="en-GB"/>
              </w:rPr>
              <w:t>0.3908</w:t>
            </w:r>
          </w:p>
        </w:tc>
      </w:tr>
      <w:tr w:rsidR="000E14C7" w:rsidRPr="00DE0312" w14:paraId="35EA6277" w14:textId="37CDE42E" w:rsidTr="000E14C7">
        <w:tc>
          <w:tcPr>
            <w:tcW w:w="1522" w:type="dxa"/>
          </w:tcPr>
          <w:p w14:paraId="0A5F6627" w14:textId="77777777" w:rsidR="000E14C7" w:rsidRPr="00DE0312" w:rsidRDefault="000E14C7" w:rsidP="00295756">
            <w:pPr>
              <w:rPr>
                <w:lang w:val="en-GB"/>
              </w:rPr>
            </w:pPr>
            <w:r w:rsidRPr="00DE0312">
              <w:rPr>
                <w:lang w:val="en-GB"/>
              </w:rPr>
              <w:t>2</w:t>
            </w:r>
          </w:p>
        </w:tc>
        <w:tc>
          <w:tcPr>
            <w:tcW w:w="1542" w:type="dxa"/>
          </w:tcPr>
          <w:p w14:paraId="08DE9A79" w14:textId="48A1DFD7" w:rsidR="000E14C7" w:rsidRPr="00DE0312" w:rsidRDefault="000E14C7" w:rsidP="00295756">
            <w:pPr>
              <w:rPr>
                <w:lang w:val="en-GB"/>
              </w:rPr>
            </w:pPr>
            <w:r w:rsidRPr="00DE0312">
              <w:rPr>
                <w:lang w:val="en-GB"/>
              </w:rPr>
              <w:t>0.</w:t>
            </w:r>
            <w:r>
              <w:rPr>
                <w:lang w:val="en-GB"/>
              </w:rPr>
              <w:t>1269</w:t>
            </w:r>
          </w:p>
        </w:tc>
        <w:tc>
          <w:tcPr>
            <w:tcW w:w="1542" w:type="dxa"/>
          </w:tcPr>
          <w:p w14:paraId="5ED8BF30" w14:textId="483EABBA" w:rsidR="000E14C7" w:rsidRPr="00DE0312" w:rsidRDefault="000E14C7" w:rsidP="00295756">
            <w:pPr>
              <w:rPr>
                <w:lang w:val="en-GB"/>
              </w:rPr>
            </w:pPr>
            <w:r>
              <w:rPr>
                <w:lang w:val="en-GB"/>
              </w:rPr>
              <w:t>0.1108</w:t>
            </w:r>
          </w:p>
        </w:tc>
        <w:tc>
          <w:tcPr>
            <w:tcW w:w="1543" w:type="dxa"/>
          </w:tcPr>
          <w:p w14:paraId="3C2B8D39" w14:textId="71F1E1EE" w:rsidR="000E14C7" w:rsidRPr="00DE0312" w:rsidRDefault="000E14C7" w:rsidP="00295756">
            <w:pPr>
              <w:rPr>
                <w:lang w:val="en-GB"/>
              </w:rPr>
            </w:pPr>
            <w:r>
              <w:rPr>
                <w:lang w:val="en-GB"/>
              </w:rPr>
              <w:t>0.1010</w:t>
            </w:r>
          </w:p>
        </w:tc>
        <w:tc>
          <w:tcPr>
            <w:tcW w:w="1777" w:type="dxa"/>
          </w:tcPr>
          <w:p w14:paraId="6DD5960D" w14:textId="61C19121" w:rsidR="000E14C7" w:rsidRPr="00DE0312" w:rsidRDefault="000E14C7" w:rsidP="00295756">
            <w:pPr>
              <w:rPr>
                <w:lang w:val="en-GB"/>
              </w:rPr>
            </w:pPr>
            <w:r>
              <w:rPr>
                <w:lang w:val="en-GB"/>
              </w:rPr>
              <w:t>0.3387</w:t>
            </w:r>
          </w:p>
        </w:tc>
        <w:tc>
          <w:tcPr>
            <w:tcW w:w="1362" w:type="dxa"/>
          </w:tcPr>
          <w:p w14:paraId="70B77AF2" w14:textId="026EB8A1" w:rsidR="000E14C7" w:rsidRDefault="00263293" w:rsidP="00295756">
            <w:pPr>
              <w:rPr>
                <w:lang w:val="en-GB"/>
              </w:rPr>
            </w:pPr>
            <w:r>
              <w:rPr>
                <w:lang w:val="en-GB"/>
              </w:rPr>
              <w:t>0.3299</w:t>
            </w:r>
          </w:p>
        </w:tc>
      </w:tr>
      <w:tr w:rsidR="000E14C7" w:rsidRPr="00DE0312" w14:paraId="163B2B79" w14:textId="49F485A2" w:rsidTr="000E14C7">
        <w:tc>
          <w:tcPr>
            <w:tcW w:w="1522" w:type="dxa"/>
          </w:tcPr>
          <w:p w14:paraId="7BD03EBA" w14:textId="77777777" w:rsidR="000E14C7" w:rsidRPr="00DE0312" w:rsidRDefault="000E14C7" w:rsidP="00295756">
            <w:pPr>
              <w:rPr>
                <w:lang w:val="en-GB"/>
              </w:rPr>
            </w:pPr>
            <w:r w:rsidRPr="00DE0312">
              <w:rPr>
                <w:lang w:val="en-GB"/>
              </w:rPr>
              <w:t>3</w:t>
            </w:r>
          </w:p>
        </w:tc>
        <w:tc>
          <w:tcPr>
            <w:tcW w:w="1542" w:type="dxa"/>
          </w:tcPr>
          <w:p w14:paraId="7F035B0E" w14:textId="72C18A1B" w:rsidR="000E14C7" w:rsidRPr="00DE0312" w:rsidRDefault="000E14C7" w:rsidP="00295756">
            <w:pPr>
              <w:rPr>
                <w:lang w:val="en-GB"/>
              </w:rPr>
            </w:pPr>
          </w:p>
        </w:tc>
        <w:tc>
          <w:tcPr>
            <w:tcW w:w="1542" w:type="dxa"/>
          </w:tcPr>
          <w:p w14:paraId="3EC92118" w14:textId="274ED6B0" w:rsidR="000E14C7" w:rsidRPr="00DE0312" w:rsidRDefault="000E14C7" w:rsidP="00295756">
            <w:pPr>
              <w:rPr>
                <w:lang w:val="en-GB"/>
              </w:rPr>
            </w:pPr>
            <w:r>
              <w:rPr>
                <w:lang w:val="en-GB"/>
              </w:rPr>
              <w:t>0.1007</w:t>
            </w:r>
          </w:p>
        </w:tc>
        <w:tc>
          <w:tcPr>
            <w:tcW w:w="1543" w:type="dxa"/>
          </w:tcPr>
          <w:p w14:paraId="45077D0B" w14:textId="6775675D" w:rsidR="000E14C7" w:rsidRPr="00DE0312" w:rsidRDefault="000E14C7" w:rsidP="00295756">
            <w:pPr>
              <w:rPr>
                <w:lang w:val="en-GB"/>
              </w:rPr>
            </w:pPr>
            <w:r>
              <w:rPr>
                <w:lang w:val="en-GB"/>
              </w:rPr>
              <w:t>0.0848</w:t>
            </w:r>
          </w:p>
        </w:tc>
        <w:tc>
          <w:tcPr>
            <w:tcW w:w="1777" w:type="dxa"/>
          </w:tcPr>
          <w:p w14:paraId="4B54FB58" w14:textId="59E98A36" w:rsidR="000E14C7" w:rsidRPr="00DE0312" w:rsidRDefault="000E14C7" w:rsidP="00295756">
            <w:pPr>
              <w:rPr>
                <w:lang w:val="en-GB"/>
              </w:rPr>
            </w:pPr>
            <w:r>
              <w:rPr>
                <w:lang w:val="en-GB"/>
              </w:rPr>
              <w:t>0.1855</w:t>
            </w:r>
          </w:p>
        </w:tc>
        <w:tc>
          <w:tcPr>
            <w:tcW w:w="1362" w:type="dxa"/>
          </w:tcPr>
          <w:p w14:paraId="44B76B19" w14:textId="6CADB9C0" w:rsidR="000E14C7" w:rsidRDefault="00263293" w:rsidP="00295756">
            <w:pPr>
              <w:rPr>
                <w:lang w:val="en-GB"/>
              </w:rPr>
            </w:pPr>
            <w:r>
              <w:rPr>
                <w:lang w:val="en-GB"/>
              </w:rPr>
              <w:t>0.1920</w:t>
            </w:r>
          </w:p>
        </w:tc>
      </w:tr>
      <w:tr w:rsidR="000E14C7" w:rsidRPr="00DE0312" w14:paraId="5C2D792B" w14:textId="4B94705A" w:rsidTr="000E14C7">
        <w:tc>
          <w:tcPr>
            <w:tcW w:w="1522" w:type="dxa"/>
          </w:tcPr>
          <w:p w14:paraId="76FF85E3" w14:textId="377C8B4C" w:rsidR="000E14C7" w:rsidRPr="00DE0312" w:rsidRDefault="000E14C7" w:rsidP="00295756">
            <w:pPr>
              <w:rPr>
                <w:lang w:val="en-GB"/>
              </w:rPr>
            </w:pPr>
            <w:r>
              <w:rPr>
                <w:lang w:val="en-GB"/>
              </w:rPr>
              <w:t>4</w:t>
            </w:r>
          </w:p>
        </w:tc>
        <w:tc>
          <w:tcPr>
            <w:tcW w:w="1542" w:type="dxa"/>
          </w:tcPr>
          <w:p w14:paraId="43C059DD" w14:textId="56272AEB" w:rsidR="000E14C7" w:rsidRPr="00DE0312" w:rsidRDefault="000E14C7" w:rsidP="00295756">
            <w:pPr>
              <w:rPr>
                <w:lang w:val="en-GB"/>
              </w:rPr>
            </w:pPr>
          </w:p>
        </w:tc>
        <w:tc>
          <w:tcPr>
            <w:tcW w:w="1542" w:type="dxa"/>
          </w:tcPr>
          <w:p w14:paraId="45444BA0" w14:textId="4E13516A" w:rsidR="000E14C7" w:rsidRPr="00DE0312" w:rsidRDefault="000E14C7" w:rsidP="00295756">
            <w:pPr>
              <w:rPr>
                <w:lang w:val="en-GB"/>
              </w:rPr>
            </w:pPr>
          </w:p>
        </w:tc>
        <w:tc>
          <w:tcPr>
            <w:tcW w:w="1543" w:type="dxa"/>
          </w:tcPr>
          <w:p w14:paraId="681618E2" w14:textId="1E0B3706" w:rsidR="000E14C7" w:rsidRPr="00DE0312" w:rsidRDefault="000E14C7" w:rsidP="00295756">
            <w:pPr>
              <w:rPr>
                <w:lang w:val="en-GB"/>
              </w:rPr>
            </w:pPr>
            <w:r>
              <w:rPr>
                <w:lang w:val="en-GB"/>
              </w:rPr>
              <w:t>0.0771</w:t>
            </w:r>
          </w:p>
        </w:tc>
        <w:tc>
          <w:tcPr>
            <w:tcW w:w="1777" w:type="dxa"/>
          </w:tcPr>
          <w:p w14:paraId="32C57530" w14:textId="6F6810AE" w:rsidR="000E14C7" w:rsidRPr="00DE0312" w:rsidRDefault="000E14C7" w:rsidP="00295756">
            <w:pPr>
              <w:rPr>
                <w:lang w:val="en-GB"/>
              </w:rPr>
            </w:pPr>
            <w:r>
              <w:rPr>
                <w:lang w:val="en-GB"/>
              </w:rPr>
              <w:t>0.0771</w:t>
            </w:r>
          </w:p>
        </w:tc>
        <w:tc>
          <w:tcPr>
            <w:tcW w:w="1362" w:type="dxa"/>
          </w:tcPr>
          <w:p w14:paraId="18A71779" w14:textId="56C8CD29" w:rsidR="000E14C7" w:rsidRDefault="00263293" w:rsidP="00295756">
            <w:pPr>
              <w:rPr>
                <w:lang w:val="en-GB"/>
              </w:rPr>
            </w:pPr>
            <w:r>
              <w:rPr>
                <w:lang w:val="en-GB"/>
              </w:rPr>
              <w:t>0.0873</w:t>
            </w:r>
          </w:p>
        </w:tc>
      </w:tr>
      <w:tr w:rsidR="000E14C7" w:rsidRPr="00DE0312" w14:paraId="097703DF" w14:textId="5D3C2A36" w:rsidTr="000E14C7">
        <w:tc>
          <w:tcPr>
            <w:tcW w:w="1522" w:type="dxa"/>
          </w:tcPr>
          <w:p w14:paraId="578E5271" w14:textId="6971B26B" w:rsidR="000E14C7" w:rsidRPr="00DE0312" w:rsidRDefault="000E14C7" w:rsidP="00295756">
            <w:pPr>
              <w:rPr>
                <w:lang w:val="en-GB"/>
              </w:rPr>
            </w:pPr>
          </w:p>
        </w:tc>
        <w:tc>
          <w:tcPr>
            <w:tcW w:w="1542" w:type="dxa"/>
          </w:tcPr>
          <w:p w14:paraId="09FDA181" w14:textId="5DD34D41" w:rsidR="000E14C7" w:rsidRPr="00DE0312" w:rsidRDefault="000E14C7" w:rsidP="00295756">
            <w:pPr>
              <w:rPr>
                <w:lang w:val="en-GB"/>
              </w:rPr>
            </w:pPr>
            <w:proofErr w:type="spellStart"/>
            <w:r>
              <w:rPr>
                <w:lang w:val="en-GB"/>
              </w:rPr>
              <w:t>kcomp</w:t>
            </w:r>
            <w:proofErr w:type="spellEnd"/>
          </w:p>
        </w:tc>
        <w:tc>
          <w:tcPr>
            <w:tcW w:w="1542" w:type="dxa"/>
          </w:tcPr>
          <w:p w14:paraId="62298D48" w14:textId="41AC0909" w:rsidR="000E14C7" w:rsidRPr="00DE0312" w:rsidRDefault="000E14C7" w:rsidP="00295756">
            <w:pPr>
              <w:rPr>
                <w:lang w:val="en-GB"/>
              </w:rPr>
            </w:pPr>
            <w:proofErr w:type="spellStart"/>
            <w:r>
              <w:rPr>
                <w:lang w:val="en-GB"/>
              </w:rPr>
              <w:t>kcomp</w:t>
            </w:r>
            <w:proofErr w:type="spellEnd"/>
          </w:p>
        </w:tc>
        <w:tc>
          <w:tcPr>
            <w:tcW w:w="1543" w:type="dxa"/>
          </w:tcPr>
          <w:p w14:paraId="6F1DDE91" w14:textId="7817584F" w:rsidR="000E14C7" w:rsidRPr="00DE0312" w:rsidRDefault="000E14C7" w:rsidP="00295756">
            <w:pPr>
              <w:rPr>
                <w:lang w:val="en-GB"/>
              </w:rPr>
            </w:pPr>
            <w:proofErr w:type="spellStart"/>
            <w:r>
              <w:rPr>
                <w:lang w:val="en-GB"/>
              </w:rPr>
              <w:t>kcomp</w:t>
            </w:r>
            <w:proofErr w:type="spellEnd"/>
          </w:p>
        </w:tc>
        <w:tc>
          <w:tcPr>
            <w:tcW w:w="1777" w:type="dxa"/>
          </w:tcPr>
          <w:p w14:paraId="67F05197" w14:textId="2E1E0C9E" w:rsidR="000E14C7" w:rsidRPr="00DE0312" w:rsidRDefault="000E14C7" w:rsidP="00295756">
            <w:pPr>
              <w:rPr>
                <w:lang w:val="en-GB"/>
              </w:rPr>
            </w:pPr>
            <w:proofErr w:type="spellStart"/>
            <w:r>
              <w:rPr>
                <w:lang w:val="en-GB"/>
              </w:rPr>
              <w:t>kcompupscaled</w:t>
            </w:r>
            <w:proofErr w:type="spellEnd"/>
          </w:p>
        </w:tc>
        <w:tc>
          <w:tcPr>
            <w:tcW w:w="1362" w:type="dxa"/>
          </w:tcPr>
          <w:p w14:paraId="682C4EBA" w14:textId="77777777" w:rsidR="000E14C7" w:rsidRDefault="000E14C7" w:rsidP="00295756">
            <w:pPr>
              <w:rPr>
                <w:lang w:val="en-GB"/>
              </w:rPr>
            </w:pPr>
          </w:p>
        </w:tc>
      </w:tr>
      <w:tr w:rsidR="000E14C7" w:rsidRPr="00DE0312" w14:paraId="32A482B5" w14:textId="06D5321B" w:rsidTr="000E14C7">
        <w:tc>
          <w:tcPr>
            <w:tcW w:w="1522" w:type="dxa"/>
          </w:tcPr>
          <w:p w14:paraId="35DC38B6" w14:textId="448AF4DB" w:rsidR="000E14C7" w:rsidRPr="00DE0312" w:rsidRDefault="000E14C7" w:rsidP="008D27C2">
            <w:pPr>
              <w:rPr>
                <w:lang w:val="en-GB"/>
              </w:rPr>
            </w:pPr>
            <w:r>
              <w:rPr>
                <w:lang w:val="en-GB"/>
              </w:rPr>
              <w:t>1</w:t>
            </w:r>
          </w:p>
        </w:tc>
        <w:tc>
          <w:tcPr>
            <w:tcW w:w="1542" w:type="dxa"/>
          </w:tcPr>
          <w:p w14:paraId="5C786885" w14:textId="29E4E59C" w:rsidR="000E14C7" w:rsidRPr="00DE0312" w:rsidRDefault="000E14C7" w:rsidP="00295756">
            <w:pPr>
              <w:rPr>
                <w:lang w:val="en-GB"/>
              </w:rPr>
            </w:pPr>
            <w:r>
              <w:rPr>
                <w:lang w:val="en-GB"/>
              </w:rPr>
              <w:t>0.799</w:t>
            </w:r>
          </w:p>
        </w:tc>
        <w:tc>
          <w:tcPr>
            <w:tcW w:w="1542" w:type="dxa"/>
          </w:tcPr>
          <w:p w14:paraId="124E9E52" w14:textId="1016A729" w:rsidR="000E14C7" w:rsidRPr="00DE0312" w:rsidRDefault="000E14C7" w:rsidP="00295756">
            <w:pPr>
              <w:rPr>
                <w:lang w:val="en-GB"/>
              </w:rPr>
            </w:pPr>
            <w:r>
              <w:rPr>
                <w:lang w:val="en-GB"/>
              </w:rPr>
              <w:t>0.816</w:t>
            </w:r>
          </w:p>
        </w:tc>
        <w:tc>
          <w:tcPr>
            <w:tcW w:w="1543" w:type="dxa"/>
          </w:tcPr>
          <w:p w14:paraId="6D1C67C2" w14:textId="266EB3BB" w:rsidR="000E14C7" w:rsidRPr="00DE0312" w:rsidRDefault="000E14C7" w:rsidP="00295756">
            <w:pPr>
              <w:rPr>
                <w:lang w:val="en-GB"/>
              </w:rPr>
            </w:pPr>
            <w:r>
              <w:rPr>
                <w:lang w:val="en-GB"/>
              </w:rPr>
              <w:t>0.826</w:t>
            </w:r>
          </w:p>
        </w:tc>
        <w:tc>
          <w:tcPr>
            <w:tcW w:w="1777" w:type="dxa"/>
          </w:tcPr>
          <w:p w14:paraId="75C5719D" w14:textId="300E1017" w:rsidR="000E14C7" w:rsidRPr="00DE0312" w:rsidRDefault="000E14C7" w:rsidP="00295756">
            <w:pPr>
              <w:rPr>
                <w:lang w:val="en-GB"/>
              </w:rPr>
            </w:pPr>
            <w:r>
              <w:rPr>
                <w:lang w:val="en-GB"/>
              </w:rPr>
              <w:t>1.804</w:t>
            </w:r>
          </w:p>
        </w:tc>
        <w:tc>
          <w:tcPr>
            <w:tcW w:w="1362" w:type="dxa"/>
          </w:tcPr>
          <w:p w14:paraId="3BEFE4F0" w14:textId="77777777" w:rsidR="000E14C7" w:rsidRDefault="000E14C7" w:rsidP="00295756">
            <w:pPr>
              <w:rPr>
                <w:lang w:val="en-GB"/>
              </w:rPr>
            </w:pPr>
          </w:p>
        </w:tc>
      </w:tr>
      <w:tr w:rsidR="000E14C7" w:rsidRPr="00DE0312" w14:paraId="3D76B0F8" w14:textId="7D2EAEB0" w:rsidTr="000E14C7">
        <w:tc>
          <w:tcPr>
            <w:tcW w:w="1522" w:type="dxa"/>
          </w:tcPr>
          <w:p w14:paraId="6C37182B" w14:textId="21E05E3C" w:rsidR="000E14C7" w:rsidRPr="00DE0312" w:rsidRDefault="000E14C7" w:rsidP="00295756">
            <w:pPr>
              <w:rPr>
                <w:lang w:val="en-GB"/>
              </w:rPr>
            </w:pPr>
            <w:r>
              <w:rPr>
                <w:lang w:val="en-GB"/>
              </w:rPr>
              <w:t>2</w:t>
            </w:r>
          </w:p>
        </w:tc>
        <w:tc>
          <w:tcPr>
            <w:tcW w:w="1542" w:type="dxa"/>
          </w:tcPr>
          <w:p w14:paraId="18A70F3A" w14:textId="4D494CDD" w:rsidR="000E14C7" w:rsidRPr="00DE0312" w:rsidRDefault="000E14C7" w:rsidP="00295756">
            <w:pPr>
              <w:rPr>
                <w:lang w:val="en-GB"/>
              </w:rPr>
            </w:pPr>
            <w:r>
              <w:rPr>
                <w:lang w:val="en-GB"/>
              </w:rPr>
              <w:t>0.743</w:t>
            </w:r>
          </w:p>
        </w:tc>
        <w:tc>
          <w:tcPr>
            <w:tcW w:w="1542" w:type="dxa"/>
          </w:tcPr>
          <w:p w14:paraId="5BFFE33C" w14:textId="50178073" w:rsidR="000E14C7" w:rsidRPr="00DE0312" w:rsidRDefault="000E14C7" w:rsidP="00295756">
            <w:pPr>
              <w:rPr>
                <w:lang w:val="en-GB"/>
              </w:rPr>
            </w:pPr>
            <w:r>
              <w:rPr>
                <w:lang w:val="en-GB"/>
              </w:rPr>
              <w:t>0.786</w:t>
            </w:r>
          </w:p>
        </w:tc>
        <w:tc>
          <w:tcPr>
            <w:tcW w:w="1543" w:type="dxa"/>
          </w:tcPr>
          <w:p w14:paraId="02BD535C" w14:textId="7FF1CC8B" w:rsidR="000E14C7" w:rsidRPr="00DE0312" w:rsidRDefault="000E14C7" w:rsidP="00295756">
            <w:pPr>
              <w:rPr>
                <w:lang w:val="en-GB"/>
              </w:rPr>
            </w:pPr>
            <w:r>
              <w:rPr>
                <w:lang w:val="en-GB"/>
              </w:rPr>
              <w:t>0.811</w:t>
            </w:r>
          </w:p>
        </w:tc>
        <w:tc>
          <w:tcPr>
            <w:tcW w:w="1777" w:type="dxa"/>
          </w:tcPr>
          <w:p w14:paraId="3433ACBD" w14:textId="268C0B1D" w:rsidR="000E14C7" w:rsidRPr="00DE0312" w:rsidRDefault="000E14C7" w:rsidP="00295756">
            <w:pPr>
              <w:rPr>
                <w:lang w:val="en-GB"/>
              </w:rPr>
            </w:pPr>
            <w:r>
              <w:rPr>
                <w:lang w:val="en-GB"/>
              </w:rPr>
              <w:t>1.882</w:t>
            </w:r>
          </w:p>
        </w:tc>
        <w:tc>
          <w:tcPr>
            <w:tcW w:w="1362" w:type="dxa"/>
          </w:tcPr>
          <w:p w14:paraId="02F09E89" w14:textId="77777777" w:rsidR="000E14C7" w:rsidRDefault="000E14C7" w:rsidP="00295756">
            <w:pPr>
              <w:rPr>
                <w:lang w:val="en-GB"/>
              </w:rPr>
            </w:pPr>
          </w:p>
        </w:tc>
      </w:tr>
      <w:tr w:rsidR="000E14C7" w:rsidRPr="00DE0312" w14:paraId="469C8A7A" w14:textId="63FEA657" w:rsidTr="000E14C7">
        <w:tc>
          <w:tcPr>
            <w:tcW w:w="1522" w:type="dxa"/>
          </w:tcPr>
          <w:p w14:paraId="0D6FF090" w14:textId="588DBE08" w:rsidR="000E14C7" w:rsidRPr="00DE0312" w:rsidRDefault="000E14C7" w:rsidP="008D27C2">
            <w:pPr>
              <w:rPr>
                <w:lang w:val="en-GB"/>
              </w:rPr>
            </w:pPr>
            <w:r>
              <w:rPr>
                <w:lang w:val="en-GB"/>
              </w:rPr>
              <w:t>3</w:t>
            </w:r>
          </w:p>
        </w:tc>
        <w:tc>
          <w:tcPr>
            <w:tcW w:w="1542" w:type="dxa"/>
          </w:tcPr>
          <w:p w14:paraId="1A6C8F51" w14:textId="4395D63F" w:rsidR="000E14C7" w:rsidRPr="00DE0312" w:rsidRDefault="000E14C7" w:rsidP="00295756">
            <w:pPr>
              <w:rPr>
                <w:lang w:val="en-GB"/>
              </w:rPr>
            </w:pPr>
          </w:p>
        </w:tc>
        <w:tc>
          <w:tcPr>
            <w:tcW w:w="1542" w:type="dxa"/>
          </w:tcPr>
          <w:p w14:paraId="51C2E972" w14:textId="30A78A3B" w:rsidR="000E14C7" w:rsidRPr="00DE0312" w:rsidRDefault="000E14C7" w:rsidP="00295756">
            <w:pPr>
              <w:rPr>
                <w:lang w:val="en-GB"/>
              </w:rPr>
            </w:pPr>
            <w:r>
              <w:rPr>
                <w:lang w:val="en-GB"/>
              </w:rPr>
              <w:t>0.733</w:t>
            </w:r>
          </w:p>
        </w:tc>
        <w:tc>
          <w:tcPr>
            <w:tcW w:w="1543" w:type="dxa"/>
          </w:tcPr>
          <w:p w14:paraId="3D829E25" w14:textId="7A40F8DD" w:rsidR="000E14C7" w:rsidRPr="00DE0312" w:rsidRDefault="000E14C7" w:rsidP="00295756">
            <w:pPr>
              <w:rPr>
                <w:lang w:val="en-GB"/>
              </w:rPr>
            </w:pPr>
            <w:r>
              <w:rPr>
                <w:lang w:val="en-GB"/>
              </w:rPr>
              <w:t>0.783</w:t>
            </w:r>
          </w:p>
        </w:tc>
        <w:tc>
          <w:tcPr>
            <w:tcW w:w="1777" w:type="dxa"/>
          </w:tcPr>
          <w:p w14:paraId="56F9C237" w14:textId="322F6A59" w:rsidR="000E14C7" w:rsidRPr="00DE0312" w:rsidRDefault="000E14C7" w:rsidP="00FD64C3">
            <w:pPr>
              <w:rPr>
                <w:lang w:val="en-GB"/>
              </w:rPr>
            </w:pPr>
            <w:r>
              <w:rPr>
                <w:lang w:val="en-GB"/>
              </w:rPr>
              <w:t>1.412</w:t>
            </w:r>
          </w:p>
        </w:tc>
        <w:tc>
          <w:tcPr>
            <w:tcW w:w="1362" w:type="dxa"/>
          </w:tcPr>
          <w:p w14:paraId="3B4036C4" w14:textId="77777777" w:rsidR="000E14C7" w:rsidRDefault="000E14C7" w:rsidP="00FD64C3">
            <w:pPr>
              <w:rPr>
                <w:lang w:val="en-GB"/>
              </w:rPr>
            </w:pPr>
          </w:p>
        </w:tc>
      </w:tr>
      <w:tr w:rsidR="000E14C7" w:rsidRPr="00DE0312" w14:paraId="470CA6D2" w14:textId="2981E1E9" w:rsidTr="000E14C7">
        <w:tc>
          <w:tcPr>
            <w:tcW w:w="1522" w:type="dxa"/>
          </w:tcPr>
          <w:p w14:paraId="7E7943A2" w14:textId="03AE80BE" w:rsidR="000E14C7" w:rsidRPr="00DE0312" w:rsidRDefault="000E14C7" w:rsidP="00295756">
            <w:pPr>
              <w:rPr>
                <w:lang w:val="en-GB"/>
              </w:rPr>
            </w:pPr>
            <w:r>
              <w:rPr>
                <w:lang w:val="en-GB"/>
              </w:rPr>
              <w:t>4</w:t>
            </w:r>
          </w:p>
        </w:tc>
        <w:tc>
          <w:tcPr>
            <w:tcW w:w="1542" w:type="dxa"/>
          </w:tcPr>
          <w:p w14:paraId="0D248B7A" w14:textId="1A0A5562" w:rsidR="000E14C7" w:rsidRPr="00DE0312" w:rsidRDefault="000E14C7" w:rsidP="00295756">
            <w:pPr>
              <w:rPr>
                <w:lang w:val="en-GB"/>
              </w:rPr>
            </w:pPr>
          </w:p>
        </w:tc>
        <w:tc>
          <w:tcPr>
            <w:tcW w:w="1542" w:type="dxa"/>
          </w:tcPr>
          <w:p w14:paraId="4E0770E8" w14:textId="14F1C474" w:rsidR="000E14C7" w:rsidRPr="00DE0312" w:rsidRDefault="000E14C7" w:rsidP="00295756">
            <w:pPr>
              <w:rPr>
                <w:lang w:val="en-GB"/>
              </w:rPr>
            </w:pPr>
          </w:p>
        </w:tc>
        <w:tc>
          <w:tcPr>
            <w:tcW w:w="1543" w:type="dxa"/>
          </w:tcPr>
          <w:p w14:paraId="0E8346DB" w14:textId="2998269B" w:rsidR="000E14C7" w:rsidRPr="00DE0312" w:rsidRDefault="000E14C7" w:rsidP="00295756">
            <w:pPr>
              <w:rPr>
                <w:lang w:val="en-GB"/>
              </w:rPr>
            </w:pPr>
            <w:r>
              <w:rPr>
                <w:lang w:val="en-GB"/>
              </w:rPr>
              <w:t>0.730</w:t>
            </w:r>
          </w:p>
        </w:tc>
        <w:tc>
          <w:tcPr>
            <w:tcW w:w="1777" w:type="dxa"/>
          </w:tcPr>
          <w:p w14:paraId="5D41F97A" w14:textId="600FA163" w:rsidR="000E14C7" w:rsidRPr="00DE0312" w:rsidRDefault="000E14C7" w:rsidP="00295756">
            <w:pPr>
              <w:rPr>
                <w:lang w:val="en-GB"/>
              </w:rPr>
            </w:pPr>
            <w:r>
              <w:rPr>
                <w:lang w:val="en-GB"/>
              </w:rPr>
              <w:t>0.730</w:t>
            </w:r>
          </w:p>
        </w:tc>
        <w:tc>
          <w:tcPr>
            <w:tcW w:w="1362" w:type="dxa"/>
          </w:tcPr>
          <w:p w14:paraId="76C45FEA" w14:textId="77777777" w:rsidR="000E14C7" w:rsidRDefault="000E14C7" w:rsidP="00295756">
            <w:pPr>
              <w:rPr>
                <w:lang w:val="en-GB"/>
              </w:rPr>
            </w:pPr>
          </w:p>
        </w:tc>
      </w:tr>
      <w:tr w:rsidR="000E14C7" w:rsidRPr="00DE0312" w14:paraId="071CFB9C" w14:textId="66A07DA8" w:rsidTr="000E14C7">
        <w:tc>
          <w:tcPr>
            <w:tcW w:w="1522" w:type="dxa"/>
          </w:tcPr>
          <w:p w14:paraId="4B689689" w14:textId="3CD31772" w:rsidR="000E14C7" w:rsidRPr="00DE0312" w:rsidRDefault="000E14C7" w:rsidP="00295756">
            <w:pPr>
              <w:rPr>
                <w:lang w:val="en-GB"/>
              </w:rPr>
            </w:pPr>
          </w:p>
        </w:tc>
        <w:tc>
          <w:tcPr>
            <w:tcW w:w="1542" w:type="dxa"/>
          </w:tcPr>
          <w:p w14:paraId="0663F438" w14:textId="696A242A" w:rsidR="000E14C7" w:rsidRPr="00DE0312" w:rsidRDefault="000E14C7" w:rsidP="00295756">
            <w:pPr>
              <w:rPr>
                <w:lang w:val="en-GB"/>
              </w:rPr>
            </w:pPr>
            <w:proofErr w:type="spellStart"/>
            <w:r>
              <w:rPr>
                <w:lang w:val="en-GB"/>
              </w:rPr>
              <w:t>K</w:t>
            </w:r>
            <w:r w:rsidRPr="00DE0312">
              <w:rPr>
                <w:lang w:val="en-GB"/>
              </w:rPr>
              <w:t>comp</w:t>
            </w:r>
            <w:proofErr w:type="spellEnd"/>
          </w:p>
        </w:tc>
        <w:tc>
          <w:tcPr>
            <w:tcW w:w="1542" w:type="dxa"/>
          </w:tcPr>
          <w:p w14:paraId="439CB1C7" w14:textId="46561B47" w:rsidR="000E14C7" w:rsidRPr="00DE0312" w:rsidRDefault="000E14C7" w:rsidP="00295756">
            <w:pPr>
              <w:rPr>
                <w:lang w:val="en-GB"/>
              </w:rPr>
            </w:pPr>
            <w:proofErr w:type="spellStart"/>
            <w:r>
              <w:rPr>
                <w:lang w:val="en-GB"/>
              </w:rPr>
              <w:t>K</w:t>
            </w:r>
            <w:r w:rsidRPr="00DE0312">
              <w:rPr>
                <w:lang w:val="en-GB"/>
              </w:rPr>
              <w:t>comp</w:t>
            </w:r>
            <w:proofErr w:type="spellEnd"/>
          </w:p>
        </w:tc>
        <w:tc>
          <w:tcPr>
            <w:tcW w:w="1543" w:type="dxa"/>
          </w:tcPr>
          <w:p w14:paraId="6D5D0A4A" w14:textId="616C4183" w:rsidR="000E14C7" w:rsidRPr="00DE0312" w:rsidRDefault="000E14C7" w:rsidP="00295756">
            <w:pPr>
              <w:rPr>
                <w:lang w:val="en-GB"/>
              </w:rPr>
            </w:pPr>
            <w:proofErr w:type="spellStart"/>
            <w:r>
              <w:rPr>
                <w:lang w:val="en-GB"/>
              </w:rPr>
              <w:t>K</w:t>
            </w:r>
            <w:r w:rsidRPr="00DE0312">
              <w:rPr>
                <w:lang w:val="en-GB"/>
              </w:rPr>
              <w:t>comp</w:t>
            </w:r>
            <w:proofErr w:type="spellEnd"/>
          </w:p>
        </w:tc>
        <w:tc>
          <w:tcPr>
            <w:tcW w:w="1777" w:type="dxa"/>
          </w:tcPr>
          <w:p w14:paraId="2560A169" w14:textId="4D0DC693" w:rsidR="000E14C7" w:rsidRPr="00DE0312" w:rsidRDefault="000E14C7" w:rsidP="00295756">
            <w:pPr>
              <w:rPr>
                <w:lang w:val="en-GB"/>
              </w:rPr>
            </w:pPr>
            <w:proofErr w:type="spellStart"/>
            <w:r>
              <w:rPr>
                <w:lang w:val="en-GB"/>
              </w:rPr>
              <w:t>K</w:t>
            </w:r>
            <w:r w:rsidRPr="00DE0312">
              <w:rPr>
                <w:lang w:val="en-GB"/>
              </w:rPr>
              <w:t>comp</w:t>
            </w:r>
            <w:r>
              <w:rPr>
                <w:lang w:val="en-GB"/>
              </w:rPr>
              <w:t>upscaled</w:t>
            </w:r>
            <w:proofErr w:type="spellEnd"/>
          </w:p>
        </w:tc>
        <w:tc>
          <w:tcPr>
            <w:tcW w:w="1362" w:type="dxa"/>
          </w:tcPr>
          <w:p w14:paraId="36017438" w14:textId="77777777" w:rsidR="000E14C7" w:rsidRDefault="000E14C7" w:rsidP="00295756">
            <w:pPr>
              <w:rPr>
                <w:lang w:val="en-GB"/>
              </w:rPr>
            </w:pPr>
          </w:p>
        </w:tc>
      </w:tr>
      <w:tr w:rsidR="000E14C7" w:rsidRPr="00DE0312" w14:paraId="2C04C2DE" w14:textId="70D4482E" w:rsidTr="000E14C7">
        <w:tc>
          <w:tcPr>
            <w:tcW w:w="1522" w:type="dxa"/>
          </w:tcPr>
          <w:p w14:paraId="7DED4791" w14:textId="297BCD89" w:rsidR="000E14C7" w:rsidRPr="00DE0312" w:rsidRDefault="000E14C7" w:rsidP="00295756">
            <w:pPr>
              <w:rPr>
                <w:lang w:val="en-GB"/>
              </w:rPr>
            </w:pPr>
            <w:r>
              <w:rPr>
                <w:lang w:val="en-GB"/>
              </w:rPr>
              <w:t>1</w:t>
            </w:r>
          </w:p>
        </w:tc>
        <w:tc>
          <w:tcPr>
            <w:tcW w:w="1542" w:type="dxa"/>
          </w:tcPr>
          <w:p w14:paraId="12DF72D9" w14:textId="6A522364" w:rsidR="000E14C7" w:rsidRPr="00DE0312" w:rsidRDefault="000E14C7" w:rsidP="00295756">
            <w:pPr>
              <w:rPr>
                <w:lang w:val="en-GB"/>
              </w:rPr>
            </w:pPr>
            <w:r>
              <w:rPr>
                <w:lang w:val="en-GB"/>
              </w:rPr>
              <w:t>6.65</w:t>
            </w:r>
          </w:p>
        </w:tc>
        <w:tc>
          <w:tcPr>
            <w:tcW w:w="1542" w:type="dxa"/>
          </w:tcPr>
          <w:p w14:paraId="2145BB56" w14:textId="55D4A7EA" w:rsidR="000E14C7" w:rsidRPr="00DE0312" w:rsidRDefault="000E14C7" w:rsidP="00295756">
            <w:pPr>
              <w:rPr>
                <w:lang w:val="en-GB"/>
              </w:rPr>
            </w:pPr>
            <w:r>
              <w:rPr>
                <w:lang w:val="en-GB"/>
              </w:rPr>
              <w:t>7.13</w:t>
            </w:r>
          </w:p>
        </w:tc>
        <w:tc>
          <w:tcPr>
            <w:tcW w:w="1543" w:type="dxa"/>
          </w:tcPr>
          <w:p w14:paraId="0B30972E" w14:textId="175C576F" w:rsidR="000E14C7" w:rsidRPr="00DE0312" w:rsidRDefault="000E14C7" w:rsidP="00295756">
            <w:pPr>
              <w:rPr>
                <w:lang w:val="en-GB"/>
              </w:rPr>
            </w:pPr>
            <w:r>
              <w:rPr>
                <w:lang w:val="en-GB"/>
              </w:rPr>
              <w:t>7.44</w:t>
            </w:r>
          </w:p>
        </w:tc>
        <w:tc>
          <w:tcPr>
            <w:tcW w:w="1777" w:type="dxa"/>
          </w:tcPr>
          <w:p w14:paraId="62247762" w14:textId="3754E0D2" w:rsidR="000E14C7" w:rsidRPr="00DE0312" w:rsidRDefault="000E14C7" w:rsidP="00295756">
            <w:pPr>
              <w:rPr>
                <w:lang w:val="en-GB"/>
              </w:rPr>
            </w:pPr>
            <w:r>
              <w:rPr>
                <w:lang w:val="en-GB"/>
              </w:rPr>
              <w:t>7.52</w:t>
            </w:r>
          </w:p>
        </w:tc>
        <w:tc>
          <w:tcPr>
            <w:tcW w:w="1362" w:type="dxa"/>
          </w:tcPr>
          <w:p w14:paraId="1AE203A0" w14:textId="77777777" w:rsidR="000E14C7" w:rsidRDefault="000E14C7" w:rsidP="00295756">
            <w:pPr>
              <w:rPr>
                <w:lang w:val="en-GB"/>
              </w:rPr>
            </w:pPr>
          </w:p>
        </w:tc>
      </w:tr>
      <w:tr w:rsidR="000E14C7" w:rsidRPr="00DE0312" w14:paraId="30572366" w14:textId="6BB1CECA" w:rsidTr="000E14C7">
        <w:tc>
          <w:tcPr>
            <w:tcW w:w="1522" w:type="dxa"/>
          </w:tcPr>
          <w:p w14:paraId="20A9C376" w14:textId="0D88D5BE" w:rsidR="000E14C7" w:rsidRPr="00DE0312" w:rsidRDefault="000E14C7" w:rsidP="00295756">
            <w:pPr>
              <w:rPr>
                <w:lang w:val="en-GB"/>
              </w:rPr>
            </w:pPr>
            <w:r>
              <w:rPr>
                <w:lang w:val="en-GB"/>
              </w:rPr>
              <w:t>2</w:t>
            </w:r>
          </w:p>
        </w:tc>
        <w:tc>
          <w:tcPr>
            <w:tcW w:w="1542" w:type="dxa"/>
          </w:tcPr>
          <w:p w14:paraId="2BBC537F" w14:textId="4C92FE23" w:rsidR="000E14C7" w:rsidRPr="00DE0312" w:rsidRDefault="000E14C7" w:rsidP="00295756">
            <w:pPr>
              <w:rPr>
                <w:lang w:val="en-GB"/>
              </w:rPr>
            </w:pPr>
            <w:r>
              <w:rPr>
                <w:lang w:val="en-GB"/>
              </w:rPr>
              <w:t>6.70</w:t>
            </w:r>
          </w:p>
        </w:tc>
        <w:tc>
          <w:tcPr>
            <w:tcW w:w="1542" w:type="dxa"/>
          </w:tcPr>
          <w:p w14:paraId="72DBE981" w14:textId="3E2C6320" w:rsidR="000E14C7" w:rsidRPr="00DE0312" w:rsidRDefault="000E14C7" w:rsidP="00295756">
            <w:pPr>
              <w:rPr>
                <w:lang w:val="en-GB"/>
              </w:rPr>
            </w:pPr>
            <w:r>
              <w:rPr>
                <w:lang w:val="en-GB"/>
              </w:rPr>
              <w:t>7.98</w:t>
            </w:r>
          </w:p>
        </w:tc>
        <w:tc>
          <w:tcPr>
            <w:tcW w:w="1543" w:type="dxa"/>
          </w:tcPr>
          <w:p w14:paraId="7999E6CE" w14:textId="47E3975E" w:rsidR="000E14C7" w:rsidRPr="00DE0312" w:rsidRDefault="000E14C7" w:rsidP="00295756">
            <w:pPr>
              <w:rPr>
                <w:lang w:val="en-GB"/>
              </w:rPr>
            </w:pPr>
            <w:r>
              <w:rPr>
                <w:lang w:val="en-GB"/>
              </w:rPr>
              <w:t>8.94</w:t>
            </w:r>
          </w:p>
        </w:tc>
        <w:tc>
          <w:tcPr>
            <w:tcW w:w="1777" w:type="dxa"/>
          </w:tcPr>
          <w:p w14:paraId="20387116" w14:textId="4E41B8B9" w:rsidR="000E14C7" w:rsidRPr="00DE0312" w:rsidRDefault="000E14C7" w:rsidP="00295756">
            <w:pPr>
              <w:rPr>
                <w:lang w:val="en-GB"/>
              </w:rPr>
            </w:pPr>
            <w:r>
              <w:rPr>
                <w:lang w:val="en-GB"/>
              </w:rPr>
              <w:t>8.41</w:t>
            </w:r>
          </w:p>
        </w:tc>
        <w:tc>
          <w:tcPr>
            <w:tcW w:w="1362" w:type="dxa"/>
          </w:tcPr>
          <w:p w14:paraId="1F570808" w14:textId="77777777" w:rsidR="000E14C7" w:rsidRDefault="000E14C7" w:rsidP="00295756">
            <w:pPr>
              <w:rPr>
                <w:lang w:val="en-GB"/>
              </w:rPr>
            </w:pPr>
          </w:p>
        </w:tc>
      </w:tr>
      <w:tr w:rsidR="000E14C7" w:rsidRPr="00DE0312" w14:paraId="3F2FDDBD" w14:textId="68DBDCEA" w:rsidTr="000E14C7">
        <w:tc>
          <w:tcPr>
            <w:tcW w:w="1522" w:type="dxa"/>
          </w:tcPr>
          <w:p w14:paraId="6BA53E06" w14:textId="557C8CC0" w:rsidR="000E14C7" w:rsidRPr="00DE0312" w:rsidRDefault="000E14C7" w:rsidP="00295756">
            <w:pPr>
              <w:rPr>
                <w:lang w:val="en-GB"/>
              </w:rPr>
            </w:pPr>
            <w:r>
              <w:rPr>
                <w:lang w:val="en-GB"/>
              </w:rPr>
              <w:t>3</w:t>
            </w:r>
          </w:p>
        </w:tc>
        <w:tc>
          <w:tcPr>
            <w:tcW w:w="1542" w:type="dxa"/>
          </w:tcPr>
          <w:p w14:paraId="3D494E56" w14:textId="77777777" w:rsidR="000E14C7" w:rsidRPr="00DE0312" w:rsidRDefault="000E14C7" w:rsidP="00295756">
            <w:pPr>
              <w:rPr>
                <w:lang w:val="en-GB"/>
              </w:rPr>
            </w:pPr>
          </w:p>
        </w:tc>
        <w:tc>
          <w:tcPr>
            <w:tcW w:w="1542" w:type="dxa"/>
          </w:tcPr>
          <w:p w14:paraId="404F1122" w14:textId="0132DBB3" w:rsidR="000E14C7" w:rsidRPr="00DE0312" w:rsidRDefault="000E14C7" w:rsidP="00295756">
            <w:pPr>
              <w:rPr>
                <w:lang w:val="en-GB"/>
              </w:rPr>
            </w:pPr>
            <w:r>
              <w:rPr>
                <w:lang w:val="en-GB"/>
              </w:rPr>
              <w:t>8.09</w:t>
            </w:r>
          </w:p>
        </w:tc>
        <w:tc>
          <w:tcPr>
            <w:tcW w:w="1543" w:type="dxa"/>
          </w:tcPr>
          <w:p w14:paraId="345121AA" w14:textId="172320BF" w:rsidR="000E14C7" w:rsidRPr="00DE0312" w:rsidRDefault="000E14C7" w:rsidP="00295756">
            <w:pPr>
              <w:rPr>
                <w:lang w:val="en-GB"/>
              </w:rPr>
            </w:pPr>
            <w:r>
              <w:rPr>
                <w:lang w:val="en-GB"/>
              </w:rPr>
              <w:t>10.09</w:t>
            </w:r>
          </w:p>
        </w:tc>
        <w:tc>
          <w:tcPr>
            <w:tcW w:w="1777" w:type="dxa"/>
          </w:tcPr>
          <w:p w14:paraId="27854835" w14:textId="4A586247" w:rsidR="000E14C7" w:rsidRPr="00DE0312" w:rsidRDefault="000E14C7" w:rsidP="00295756">
            <w:pPr>
              <w:rPr>
                <w:lang w:val="en-GB"/>
              </w:rPr>
            </w:pPr>
            <w:r>
              <w:rPr>
                <w:lang w:val="en-GB"/>
              </w:rPr>
              <w:t>9.35</w:t>
            </w:r>
          </w:p>
        </w:tc>
        <w:tc>
          <w:tcPr>
            <w:tcW w:w="1362" w:type="dxa"/>
          </w:tcPr>
          <w:p w14:paraId="55B6FE2F" w14:textId="77777777" w:rsidR="000E14C7" w:rsidRDefault="000E14C7" w:rsidP="00295756">
            <w:pPr>
              <w:rPr>
                <w:lang w:val="en-GB"/>
              </w:rPr>
            </w:pPr>
          </w:p>
        </w:tc>
      </w:tr>
      <w:tr w:rsidR="000E14C7" w:rsidRPr="00DE0312" w14:paraId="4B4A0DCF" w14:textId="6842309B" w:rsidTr="000E14C7">
        <w:tc>
          <w:tcPr>
            <w:tcW w:w="1522" w:type="dxa"/>
          </w:tcPr>
          <w:p w14:paraId="3CDB4313" w14:textId="26307A78" w:rsidR="000E14C7" w:rsidRPr="00DE0312" w:rsidRDefault="000E14C7" w:rsidP="00295756">
            <w:pPr>
              <w:rPr>
                <w:lang w:val="en-GB"/>
              </w:rPr>
            </w:pPr>
            <w:r>
              <w:rPr>
                <w:lang w:val="en-GB"/>
              </w:rPr>
              <w:t>4</w:t>
            </w:r>
          </w:p>
        </w:tc>
        <w:tc>
          <w:tcPr>
            <w:tcW w:w="1542" w:type="dxa"/>
          </w:tcPr>
          <w:p w14:paraId="42A90206" w14:textId="77777777" w:rsidR="000E14C7" w:rsidRPr="00DE0312" w:rsidRDefault="000E14C7" w:rsidP="00295756">
            <w:pPr>
              <w:rPr>
                <w:lang w:val="en-GB"/>
              </w:rPr>
            </w:pPr>
          </w:p>
        </w:tc>
        <w:tc>
          <w:tcPr>
            <w:tcW w:w="1542" w:type="dxa"/>
          </w:tcPr>
          <w:p w14:paraId="68BF7D04" w14:textId="77777777" w:rsidR="000E14C7" w:rsidRPr="00DE0312" w:rsidRDefault="000E14C7" w:rsidP="00295756">
            <w:pPr>
              <w:rPr>
                <w:lang w:val="en-GB"/>
              </w:rPr>
            </w:pPr>
          </w:p>
        </w:tc>
        <w:tc>
          <w:tcPr>
            <w:tcW w:w="1543" w:type="dxa"/>
          </w:tcPr>
          <w:p w14:paraId="152BDE51" w14:textId="39ABF423" w:rsidR="000E14C7" w:rsidRPr="00DE0312" w:rsidRDefault="000E14C7" w:rsidP="00295756">
            <w:pPr>
              <w:rPr>
                <w:lang w:val="en-GB"/>
              </w:rPr>
            </w:pPr>
            <w:r>
              <w:rPr>
                <w:lang w:val="en-GB"/>
              </w:rPr>
              <w:t>10.26</w:t>
            </w:r>
          </w:p>
        </w:tc>
        <w:tc>
          <w:tcPr>
            <w:tcW w:w="1777" w:type="dxa"/>
          </w:tcPr>
          <w:p w14:paraId="4EFC976D" w14:textId="3BBF2C2A" w:rsidR="000E14C7" w:rsidRPr="00DE0312" w:rsidRDefault="000E14C7" w:rsidP="00295756">
            <w:pPr>
              <w:rPr>
                <w:lang w:val="en-GB"/>
              </w:rPr>
            </w:pPr>
            <w:r>
              <w:rPr>
                <w:lang w:val="en-GB"/>
              </w:rPr>
              <w:t>10.26</w:t>
            </w:r>
          </w:p>
        </w:tc>
        <w:tc>
          <w:tcPr>
            <w:tcW w:w="1362" w:type="dxa"/>
          </w:tcPr>
          <w:p w14:paraId="4E4F9ADA" w14:textId="77777777" w:rsidR="000E14C7" w:rsidRDefault="000E14C7" w:rsidP="00295756">
            <w:pPr>
              <w:rPr>
                <w:lang w:val="en-GB"/>
              </w:rPr>
            </w:pPr>
          </w:p>
        </w:tc>
      </w:tr>
    </w:tbl>
    <w:p w14:paraId="7C062DD3" w14:textId="77777777" w:rsidR="00295756" w:rsidRPr="00DE0312" w:rsidRDefault="00295756" w:rsidP="00295756">
      <w:pPr>
        <w:rPr>
          <w:lang w:val="en-GB"/>
        </w:rPr>
      </w:pPr>
    </w:p>
    <w:p w14:paraId="01200872" w14:textId="40C0B6BE" w:rsidR="006F7BFD" w:rsidRDefault="009B3F65" w:rsidP="006F7BFD">
      <w:pPr>
        <w:keepNext/>
        <w:rPr>
          <w:noProof/>
          <w:lang w:eastAsia="de-DE"/>
        </w:rPr>
      </w:pPr>
      <w:r>
        <w:rPr>
          <w:noProof/>
          <w:lang w:eastAsia="de-DE"/>
        </w:rPr>
        <w:lastRenderedPageBreak/>
        <w:drawing>
          <wp:inline distT="0" distB="0" distL="0" distR="0" wp14:anchorId="1EB2CBD2" wp14:editId="5E98C580">
            <wp:extent cx="5324475" cy="39909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5DB45BB" w14:textId="3F5A559D" w:rsidR="00D30BDD" w:rsidRDefault="009B3F65" w:rsidP="006F7BFD">
      <w:pPr>
        <w:keepNext/>
      </w:pPr>
      <w:r>
        <w:rPr>
          <w:noProof/>
          <w:lang w:eastAsia="de-DE"/>
        </w:rPr>
        <w:drawing>
          <wp:inline distT="0" distB="0" distL="0" distR="0" wp14:anchorId="5F332A04" wp14:editId="3685A010">
            <wp:extent cx="5324475" cy="39909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4F0AC52" w14:textId="13D5BE13" w:rsidR="006F7BFD" w:rsidRPr="006F7BFD" w:rsidRDefault="006F7BFD" w:rsidP="006F7BFD">
      <w:pPr>
        <w:pStyle w:val="Caption"/>
        <w:rPr>
          <w:lang w:val="en-US"/>
        </w:rPr>
      </w:pPr>
      <w:bookmarkStart w:id="19" w:name="_Ref16180612"/>
      <w:r w:rsidRPr="006F7BFD">
        <w:rPr>
          <w:lang w:val="en-US"/>
        </w:rPr>
        <w:t xml:space="preserve">Figure </w:t>
      </w:r>
      <w:r>
        <w:fldChar w:fldCharType="begin"/>
      </w:r>
      <w:r w:rsidRPr="006F7BFD">
        <w:rPr>
          <w:lang w:val="en-US"/>
        </w:rPr>
        <w:instrText xml:space="preserve"> SEQ Figure \* ARABIC </w:instrText>
      </w:r>
      <w:r>
        <w:fldChar w:fldCharType="separate"/>
      </w:r>
      <w:r w:rsidRPr="006F7BFD">
        <w:rPr>
          <w:noProof/>
          <w:lang w:val="en-US"/>
        </w:rPr>
        <w:t>5</w:t>
      </w:r>
      <w:r>
        <w:fldChar w:fldCharType="end"/>
      </w:r>
      <w:bookmarkEnd w:id="19"/>
      <w:r w:rsidRPr="006F7BFD">
        <w:rPr>
          <w:lang w:val="en-US"/>
        </w:rPr>
        <w:t xml:space="preserve">: </w:t>
      </w:r>
      <w:proofErr w:type="spellStart"/>
      <w:r>
        <w:rPr>
          <w:lang w:val="en-US"/>
        </w:rPr>
        <w:t>Upscaled</w:t>
      </w:r>
      <w:proofErr w:type="spellEnd"/>
      <w:r>
        <w:rPr>
          <w:lang w:val="en-US"/>
        </w:rPr>
        <w:t xml:space="preserve"> </w:t>
      </w:r>
      <w:r w:rsidR="00336DBB">
        <w:rPr>
          <w:lang w:val="en-US"/>
        </w:rPr>
        <w:t>standard uptake fractions (SUF)</w:t>
      </w:r>
      <w:r w:rsidR="00D30BDD">
        <w:rPr>
          <w:lang w:val="en-US"/>
        </w:rPr>
        <w:t xml:space="preserve"> and </w:t>
      </w:r>
      <w:r w:rsidR="00336DBB">
        <w:rPr>
          <w:lang w:val="en-GB"/>
        </w:rPr>
        <w:t>sink terms</w:t>
      </w:r>
      <w:r w:rsidRPr="00DE0312">
        <w:rPr>
          <w:lang w:val="en-GB"/>
        </w:rPr>
        <w:t xml:space="preserve"> (</w:t>
      </w:r>
      <w:r w:rsidR="00D30BDD">
        <w:rPr>
          <w:lang w:val="en-GB"/>
        </w:rPr>
        <w:t>lower figure)</w:t>
      </w:r>
      <w:r>
        <w:rPr>
          <w:lang w:val="en-GB"/>
        </w:rPr>
        <w:t xml:space="preserve"> </w:t>
      </w:r>
      <w:r w:rsidR="00D30BDD">
        <w:rPr>
          <w:lang w:val="en-GB"/>
        </w:rPr>
        <w:t>(</w:t>
      </w:r>
      <w:r w:rsidRPr="00DE0312">
        <w:rPr>
          <w:lang w:val="en-GB"/>
        </w:rPr>
        <w:t xml:space="preserve">left axes) and soil water potential distributions (right axis, red lines) for </w:t>
      </w:r>
      <w:r>
        <w:rPr>
          <w:lang w:val="en-GB"/>
        </w:rPr>
        <w:t xml:space="preserve">the hybrid parallel-big root system with variable radial </w:t>
      </w:r>
      <w:r w:rsidR="00D30BDD">
        <w:rPr>
          <w:lang w:val="en-GB"/>
        </w:rPr>
        <w:t>conductance</w:t>
      </w:r>
      <w:r>
        <w:rPr>
          <w:lang w:val="en-GB"/>
        </w:rPr>
        <w:t xml:space="preserve"> along the primary roots (</w:t>
      </w:r>
      <w:r>
        <w:rPr>
          <w:lang w:val="en-US"/>
        </w:rPr>
        <w:t xml:space="preserve">radial </w:t>
      </w:r>
      <w:r w:rsidR="00D30BDD">
        <w:rPr>
          <w:lang w:val="en-US"/>
        </w:rPr>
        <w:t xml:space="preserve">conductance </w:t>
      </w:r>
      <w:r>
        <w:rPr>
          <w:lang w:val="en-US"/>
        </w:rPr>
        <w:t xml:space="preserve">is 1 at root tips and </w:t>
      </w:r>
      <w:r w:rsidR="00D30BDD">
        <w:rPr>
          <w:lang w:val="en-US"/>
        </w:rPr>
        <w:t>0.1</w:t>
      </w:r>
      <w:r>
        <w:rPr>
          <w:lang w:val="en-US"/>
        </w:rPr>
        <w:t xml:space="preserve"> at other nodes) </w:t>
      </w:r>
      <w:r w:rsidRPr="00DE0312">
        <w:rPr>
          <w:lang w:val="en-GB"/>
        </w:rPr>
        <w:t>using the exact and approximate solutions.</w:t>
      </w:r>
    </w:p>
    <w:p w14:paraId="6FEFB66A" w14:textId="3ACDB831" w:rsidR="00295756" w:rsidRDefault="006F7BFD" w:rsidP="009C73D0">
      <w:pPr>
        <w:rPr>
          <w:lang w:val="en-GB"/>
        </w:rPr>
      </w:pPr>
      <w:r w:rsidRPr="006F7BFD">
        <w:rPr>
          <w:noProof/>
          <w:lang w:val="en-US" w:eastAsia="de-DE"/>
        </w:rPr>
        <w:t xml:space="preserve"> </w:t>
      </w:r>
    </w:p>
    <w:p w14:paraId="48B1D924" w14:textId="1301194D" w:rsidR="005947F7" w:rsidRPr="00DE319F" w:rsidRDefault="005947F7" w:rsidP="005947F7">
      <w:pPr>
        <w:pStyle w:val="Caption"/>
        <w:keepNext/>
        <w:rPr>
          <w:lang w:val="en-US"/>
        </w:rPr>
      </w:pPr>
      <w:r w:rsidRPr="00DE319F">
        <w:rPr>
          <w:lang w:val="en-US"/>
        </w:rPr>
        <w:lastRenderedPageBreak/>
        <w:t xml:space="preserve">Table </w:t>
      </w:r>
      <w:r>
        <w:fldChar w:fldCharType="begin"/>
      </w:r>
      <w:r w:rsidRPr="00DE319F">
        <w:rPr>
          <w:lang w:val="en-US"/>
        </w:rPr>
        <w:instrText xml:space="preserve"> SEQ Table \* ARABIC </w:instrText>
      </w:r>
      <w:r>
        <w:fldChar w:fldCharType="separate"/>
      </w:r>
      <w:r w:rsidR="00B86634">
        <w:rPr>
          <w:noProof/>
          <w:lang w:val="en-US"/>
        </w:rPr>
        <w:t>4</w:t>
      </w:r>
      <w:r>
        <w:fldChar w:fldCharType="end"/>
      </w:r>
      <w:r w:rsidRPr="00DE319F">
        <w:rPr>
          <w:lang w:val="en-US"/>
        </w:rPr>
        <w:t xml:space="preserve">: SUF, </w:t>
      </w:r>
      <w:proofErr w:type="spellStart"/>
      <w:r w:rsidRPr="00DE319F">
        <w:rPr>
          <w:lang w:val="en-US"/>
        </w:rPr>
        <w:t>kcomp</w:t>
      </w:r>
      <w:proofErr w:type="spellEnd"/>
      <w:proofErr w:type="gramStart"/>
      <w:r w:rsidRPr="00DE319F">
        <w:rPr>
          <w:lang w:val="en-US"/>
        </w:rPr>
        <w:t>,,</w:t>
      </w:r>
      <w:proofErr w:type="gramEnd"/>
      <w:r w:rsidRPr="00DE319F">
        <w:rPr>
          <w:lang w:val="en-US"/>
        </w:rPr>
        <w:t xml:space="preserve"> </w:t>
      </w:r>
      <w:proofErr w:type="spellStart"/>
      <w:r w:rsidRPr="00DE319F">
        <w:rPr>
          <w:lang w:val="en-US"/>
        </w:rPr>
        <w:t>Kcomp</w:t>
      </w:r>
      <w:proofErr w:type="spellEnd"/>
      <w:r w:rsidRPr="00DE319F">
        <w:rPr>
          <w:lang w:val="en-US"/>
        </w:rPr>
        <w:t xml:space="preserve"> and </w:t>
      </w:r>
      <w:proofErr w:type="spellStart"/>
      <w:r w:rsidRPr="00DE319F">
        <w:rPr>
          <w:lang w:val="en-US"/>
        </w:rPr>
        <w:t>upscaled</w:t>
      </w:r>
      <w:proofErr w:type="spellEnd"/>
      <w:r w:rsidRPr="00DE319F">
        <w:rPr>
          <w:lang w:val="en-US"/>
        </w:rPr>
        <w:t xml:space="preserve"> values for the hybrid parallel root system</w:t>
      </w:r>
      <w:r w:rsidR="00B86634">
        <w:rPr>
          <w:lang w:val="en-US"/>
        </w:rPr>
        <w:t xml:space="preserve"> with variable radial resistance along the primary roots (radial </w:t>
      </w:r>
      <w:r w:rsidR="00D30BDD">
        <w:rPr>
          <w:lang w:val="en-US"/>
        </w:rPr>
        <w:t>conductance</w:t>
      </w:r>
      <w:r w:rsidR="00B86634">
        <w:rPr>
          <w:lang w:val="en-US"/>
        </w:rPr>
        <w:t xml:space="preserve"> is 1 at root tips and </w:t>
      </w:r>
      <w:r w:rsidR="00D30BDD">
        <w:rPr>
          <w:lang w:val="en-US"/>
        </w:rPr>
        <w:t>0.1</w:t>
      </w:r>
      <w:r w:rsidR="00B86634">
        <w:rPr>
          <w:lang w:val="en-US"/>
        </w:rPr>
        <w:t xml:space="preserve"> at other nodes)</w:t>
      </w:r>
      <w:r w:rsidRPr="00DE319F">
        <w:rPr>
          <w:lang w:val="en-US"/>
        </w:rPr>
        <w:t>.</w:t>
      </w:r>
    </w:p>
    <w:tbl>
      <w:tblPr>
        <w:tblStyle w:val="TableGrid"/>
        <w:tblW w:w="0" w:type="auto"/>
        <w:tblLook w:val="04A0" w:firstRow="1" w:lastRow="0" w:firstColumn="1" w:lastColumn="0" w:noHBand="0" w:noVBand="1"/>
      </w:tblPr>
      <w:tblGrid>
        <w:gridCol w:w="1522"/>
        <w:gridCol w:w="1542"/>
        <w:gridCol w:w="1542"/>
        <w:gridCol w:w="1543"/>
        <w:gridCol w:w="1777"/>
        <w:gridCol w:w="1362"/>
      </w:tblGrid>
      <w:tr w:rsidR="00A345DE" w:rsidRPr="00295756" w14:paraId="316281CF" w14:textId="58EC6049" w:rsidTr="00A345DE">
        <w:tc>
          <w:tcPr>
            <w:tcW w:w="1522" w:type="dxa"/>
          </w:tcPr>
          <w:p w14:paraId="69E417D0" w14:textId="77777777" w:rsidR="00A345DE" w:rsidRPr="00DE0312" w:rsidRDefault="00A345DE" w:rsidP="005947F7">
            <w:pPr>
              <w:rPr>
                <w:lang w:val="en-GB"/>
              </w:rPr>
            </w:pPr>
          </w:p>
        </w:tc>
        <w:tc>
          <w:tcPr>
            <w:tcW w:w="4627" w:type="dxa"/>
            <w:gridSpan w:val="3"/>
          </w:tcPr>
          <w:p w14:paraId="6E726951" w14:textId="77777777" w:rsidR="00A345DE" w:rsidRPr="00DE0312" w:rsidRDefault="00A345DE" w:rsidP="005947F7">
            <w:pPr>
              <w:jc w:val="center"/>
              <w:rPr>
                <w:lang w:val="en-GB"/>
              </w:rPr>
            </w:pPr>
            <w:r>
              <w:rPr>
                <w:lang w:val="en-GB"/>
              </w:rPr>
              <w:t xml:space="preserve">Hybrid </w:t>
            </w:r>
            <w:r w:rsidRPr="00DE0312">
              <w:rPr>
                <w:lang w:val="en-GB"/>
              </w:rPr>
              <w:t>Parallel</w:t>
            </w:r>
            <w:r>
              <w:rPr>
                <w:lang w:val="en-GB"/>
              </w:rPr>
              <w:t>-Big root</w:t>
            </w:r>
          </w:p>
        </w:tc>
        <w:tc>
          <w:tcPr>
            <w:tcW w:w="1777" w:type="dxa"/>
          </w:tcPr>
          <w:p w14:paraId="363F31B3" w14:textId="77777777" w:rsidR="00A345DE" w:rsidRPr="00DE0312" w:rsidRDefault="00A345DE" w:rsidP="005947F7">
            <w:pPr>
              <w:rPr>
                <w:lang w:val="en-GB"/>
              </w:rPr>
            </w:pPr>
          </w:p>
        </w:tc>
        <w:tc>
          <w:tcPr>
            <w:tcW w:w="1362" w:type="dxa"/>
          </w:tcPr>
          <w:p w14:paraId="7F36C2DB" w14:textId="2E6F8382" w:rsidR="00A345DE" w:rsidRPr="00DE0312" w:rsidRDefault="00A345DE" w:rsidP="005947F7">
            <w:pPr>
              <w:rPr>
                <w:lang w:val="en-GB"/>
              </w:rPr>
            </w:pPr>
            <w:proofErr w:type="spellStart"/>
            <w:r>
              <w:rPr>
                <w:lang w:val="en-GB"/>
              </w:rPr>
              <w:t>Bigroot</w:t>
            </w:r>
            <w:proofErr w:type="spellEnd"/>
          </w:p>
        </w:tc>
      </w:tr>
      <w:tr w:rsidR="00A345DE" w:rsidRPr="00DE0312" w14:paraId="4A1B4C0E" w14:textId="72DE52CD" w:rsidTr="00A345DE">
        <w:tc>
          <w:tcPr>
            <w:tcW w:w="1522" w:type="dxa"/>
          </w:tcPr>
          <w:p w14:paraId="2B1ABD9D" w14:textId="77777777" w:rsidR="00A345DE" w:rsidRPr="00DE0312" w:rsidRDefault="00A345DE" w:rsidP="005947F7">
            <w:pPr>
              <w:rPr>
                <w:lang w:val="en-GB"/>
              </w:rPr>
            </w:pPr>
          </w:p>
        </w:tc>
        <w:tc>
          <w:tcPr>
            <w:tcW w:w="4627" w:type="dxa"/>
            <w:gridSpan w:val="3"/>
          </w:tcPr>
          <w:p w14:paraId="3BE8FA97" w14:textId="32B52FCD" w:rsidR="00A345DE" w:rsidRPr="00DE0312" w:rsidRDefault="00A345DE" w:rsidP="00E54EB5">
            <w:pPr>
              <w:jc w:val="center"/>
              <w:rPr>
                <w:lang w:val="en-GB"/>
              </w:rPr>
            </w:pPr>
            <w:proofErr w:type="spellStart"/>
            <w:r>
              <w:rPr>
                <w:lang w:val="en-GB"/>
              </w:rPr>
              <w:t>r</w:t>
            </w:r>
            <w:r w:rsidRPr="00DE0312">
              <w:rPr>
                <w:lang w:val="en-GB"/>
              </w:rPr>
              <w:t>s</w:t>
            </w:r>
            <w:proofErr w:type="spellEnd"/>
            <w:r w:rsidRPr="00DE0312">
              <w:rPr>
                <w:lang w:val="en-GB"/>
              </w:rPr>
              <w:t xml:space="preserve">=1, </w:t>
            </w:r>
            <w:proofErr w:type="spellStart"/>
            <w:r w:rsidRPr="00DE0312">
              <w:rPr>
                <w:lang w:val="en-GB"/>
              </w:rPr>
              <w:t>ra</w:t>
            </w:r>
            <w:proofErr w:type="spellEnd"/>
            <w:r w:rsidRPr="00DE0312">
              <w:rPr>
                <w:lang w:val="en-GB"/>
              </w:rPr>
              <w:t>=0.1</w:t>
            </w:r>
            <w:r>
              <w:rPr>
                <w:lang w:val="en-GB"/>
              </w:rPr>
              <w:t xml:space="preserve">, </w:t>
            </w:r>
            <w:proofErr w:type="spellStart"/>
            <w:r>
              <w:rPr>
                <w:lang w:val="en-GB"/>
              </w:rPr>
              <w:t>Krs</w:t>
            </w:r>
            <w:proofErr w:type="spellEnd"/>
            <w:r>
              <w:rPr>
                <w:lang w:val="en-GB"/>
              </w:rPr>
              <w:t>= 2.7673</w:t>
            </w:r>
          </w:p>
        </w:tc>
        <w:tc>
          <w:tcPr>
            <w:tcW w:w="1777" w:type="dxa"/>
          </w:tcPr>
          <w:p w14:paraId="73E2426D" w14:textId="77777777" w:rsidR="00A345DE" w:rsidRPr="00DE0312" w:rsidRDefault="00A345DE" w:rsidP="005947F7">
            <w:pPr>
              <w:rPr>
                <w:lang w:val="en-GB"/>
              </w:rPr>
            </w:pPr>
          </w:p>
        </w:tc>
        <w:tc>
          <w:tcPr>
            <w:tcW w:w="1362" w:type="dxa"/>
          </w:tcPr>
          <w:p w14:paraId="561B7D6E" w14:textId="1CB4D67F" w:rsidR="00A345DE" w:rsidRPr="00DE0312" w:rsidRDefault="00A345DE" w:rsidP="005947F7">
            <w:pPr>
              <w:rPr>
                <w:lang w:val="en-GB"/>
              </w:rPr>
            </w:pPr>
            <w:proofErr w:type="spellStart"/>
            <w:r>
              <w:rPr>
                <w:lang w:val="en-GB"/>
              </w:rPr>
              <w:t>Krs</w:t>
            </w:r>
            <w:proofErr w:type="spellEnd"/>
            <w:r>
              <w:rPr>
                <w:lang w:val="en-GB"/>
              </w:rPr>
              <w:t>= 2.7673</w:t>
            </w:r>
          </w:p>
        </w:tc>
      </w:tr>
      <w:tr w:rsidR="00A345DE" w:rsidRPr="00DE0312" w14:paraId="292E1E86" w14:textId="77A7C1A5" w:rsidTr="00A345DE">
        <w:tc>
          <w:tcPr>
            <w:tcW w:w="1522" w:type="dxa"/>
          </w:tcPr>
          <w:p w14:paraId="144183B0" w14:textId="77777777" w:rsidR="00A345DE" w:rsidRPr="00DE0312" w:rsidRDefault="00A345DE" w:rsidP="005947F7">
            <w:pPr>
              <w:rPr>
                <w:lang w:val="en-GB"/>
              </w:rPr>
            </w:pPr>
          </w:p>
        </w:tc>
        <w:tc>
          <w:tcPr>
            <w:tcW w:w="1542" w:type="dxa"/>
          </w:tcPr>
          <w:p w14:paraId="3065BF2B" w14:textId="77777777" w:rsidR="00A345DE" w:rsidRPr="00DE0312" w:rsidRDefault="00A345DE" w:rsidP="005947F7">
            <w:pPr>
              <w:rPr>
                <w:lang w:val="en-GB"/>
              </w:rPr>
            </w:pPr>
            <w:r>
              <w:rPr>
                <w:lang w:val="en-GB"/>
              </w:rPr>
              <w:t>Prim. root 1</w:t>
            </w:r>
          </w:p>
        </w:tc>
        <w:tc>
          <w:tcPr>
            <w:tcW w:w="1542" w:type="dxa"/>
          </w:tcPr>
          <w:p w14:paraId="4A63B25B" w14:textId="77777777" w:rsidR="00A345DE" w:rsidRPr="00DE0312" w:rsidRDefault="00A345DE" w:rsidP="005947F7">
            <w:pPr>
              <w:rPr>
                <w:lang w:val="en-GB"/>
              </w:rPr>
            </w:pPr>
            <w:r>
              <w:rPr>
                <w:lang w:val="en-GB"/>
              </w:rPr>
              <w:t>Prim. root 2</w:t>
            </w:r>
          </w:p>
        </w:tc>
        <w:tc>
          <w:tcPr>
            <w:tcW w:w="1543" w:type="dxa"/>
          </w:tcPr>
          <w:p w14:paraId="6DBE2FD0" w14:textId="77777777" w:rsidR="00A345DE" w:rsidRPr="00DE0312" w:rsidRDefault="00A345DE" w:rsidP="005947F7">
            <w:pPr>
              <w:rPr>
                <w:lang w:val="en-GB"/>
              </w:rPr>
            </w:pPr>
            <w:r>
              <w:rPr>
                <w:lang w:val="en-GB"/>
              </w:rPr>
              <w:t>Prim. root 3</w:t>
            </w:r>
          </w:p>
        </w:tc>
        <w:tc>
          <w:tcPr>
            <w:tcW w:w="1777" w:type="dxa"/>
          </w:tcPr>
          <w:p w14:paraId="343D27D6" w14:textId="77777777" w:rsidR="00A345DE" w:rsidRPr="00DE0312" w:rsidRDefault="00A345DE" w:rsidP="005947F7">
            <w:pPr>
              <w:rPr>
                <w:lang w:val="en-GB"/>
              </w:rPr>
            </w:pPr>
            <w:proofErr w:type="spellStart"/>
            <w:r>
              <w:rPr>
                <w:lang w:val="en-GB"/>
              </w:rPr>
              <w:t>Upscaled</w:t>
            </w:r>
            <w:proofErr w:type="spellEnd"/>
          </w:p>
        </w:tc>
        <w:tc>
          <w:tcPr>
            <w:tcW w:w="1362" w:type="dxa"/>
          </w:tcPr>
          <w:p w14:paraId="79BCCB3A" w14:textId="77777777" w:rsidR="00A345DE" w:rsidRDefault="00A345DE" w:rsidP="005947F7">
            <w:pPr>
              <w:rPr>
                <w:lang w:val="en-GB"/>
              </w:rPr>
            </w:pPr>
          </w:p>
        </w:tc>
      </w:tr>
      <w:tr w:rsidR="00A345DE" w:rsidRPr="00DE0312" w14:paraId="11ACDD2C" w14:textId="5ACD6CAD" w:rsidTr="00A345DE">
        <w:tc>
          <w:tcPr>
            <w:tcW w:w="1522" w:type="dxa"/>
          </w:tcPr>
          <w:p w14:paraId="6955D617" w14:textId="77777777" w:rsidR="00A345DE" w:rsidRPr="00DE0312" w:rsidRDefault="00A345DE" w:rsidP="005947F7">
            <w:pPr>
              <w:rPr>
                <w:lang w:val="en-GB"/>
              </w:rPr>
            </w:pPr>
            <w:r w:rsidRPr="00DE0312">
              <w:rPr>
                <w:lang w:val="en-GB"/>
              </w:rPr>
              <w:t>Depth</w:t>
            </w:r>
          </w:p>
        </w:tc>
        <w:tc>
          <w:tcPr>
            <w:tcW w:w="1542" w:type="dxa"/>
          </w:tcPr>
          <w:p w14:paraId="1D032146" w14:textId="77777777" w:rsidR="00A345DE" w:rsidRPr="00DE0312" w:rsidRDefault="00A345DE" w:rsidP="005947F7">
            <w:pPr>
              <w:rPr>
                <w:lang w:val="en-GB"/>
              </w:rPr>
            </w:pPr>
            <w:r w:rsidRPr="00DE0312">
              <w:rPr>
                <w:lang w:val="en-GB"/>
              </w:rPr>
              <w:t>SUF</w:t>
            </w:r>
          </w:p>
        </w:tc>
        <w:tc>
          <w:tcPr>
            <w:tcW w:w="1542" w:type="dxa"/>
          </w:tcPr>
          <w:p w14:paraId="1C204A02" w14:textId="77777777" w:rsidR="00A345DE" w:rsidRPr="00DE0312" w:rsidRDefault="00A345DE" w:rsidP="005947F7">
            <w:pPr>
              <w:rPr>
                <w:lang w:val="en-GB"/>
              </w:rPr>
            </w:pPr>
            <w:r w:rsidRPr="00DE0312">
              <w:rPr>
                <w:lang w:val="en-GB"/>
              </w:rPr>
              <w:t>SUF</w:t>
            </w:r>
          </w:p>
        </w:tc>
        <w:tc>
          <w:tcPr>
            <w:tcW w:w="1543" w:type="dxa"/>
          </w:tcPr>
          <w:p w14:paraId="1DC3DE75" w14:textId="77777777" w:rsidR="00A345DE" w:rsidRPr="00DE0312" w:rsidRDefault="00A345DE" w:rsidP="005947F7">
            <w:pPr>
              <w:rPr>
                <w:lang w:val="en-GB"/>
              </w:rPr>
            </w:pPr>
            <w:r w:rsidRPr="00DE0312">
              <w:rPr>
                <w:lang w:val="en-GB"/>
              </w:rPr>
              <w:t>SUF</w:t>
            </w:r>
          </w:p>
        </w:tc>
        <w:tc>
          <w:tcPr>
            <w:tcW w:w="1777" w:type="dxa"/>
          </w:tcPr>
          <w:p w14:paraId="7E39FD06" w14:textId="77777777" w:rsidR="00A345DE" w:rsidRPr="00DE0312" w:rsidRDefault="00A345DE" w:rsidP="005947F7">
            <w:pPr>
              <w:rPr>
                <w:lang w:val="en-GB"/>
              </w:rPr>
            </w:pPr>
            <w:proofErr w:type="spellStart"/>
            <w:r w:rsidRPr="00DE0312">
              <w:rPr>
                <w:lang w:val="en-GB"/>
              </w:rPr>
              <w:t>SUF</w:t>
            </w:r>
            <w:r>
              <w:rPr>
                <w:lang w:val="en-GB"/>
              </w:rPr>
              <w:t>upscaled</w:t>
            </w:r>
            <w:proofErr w:type="spellEnd"/>
          </w:p>
        </w:tc>
        <w:tc>
          <w:tcPr>
            <w:tcW w:w="1362" w:type="dxa"/>
          </w:tcPr>
          <w:p w14:paraId="15CF0563" w14:textId="624A637D" w:rsidR="00A345DE" w:rsidRPr="00DE0312" w:rsidRDefault="00A345DE" w:rsidP="005947F7">
            <w:pPr>
              <w:rPr>
                <w:lang w:val="en-GB"/>
              </w:rPr>
            </w:pPr>
            <w:proofErr w:type="spellStart"/>
            <w:r w:rsidRPr="00DE0312">
              <w:rPr>
                <w:lang w:val="en-GB"/>
              </w:rPr>
              <w:t>SUF</w:t>
            </w:r>
            <w:r>
              <w:rPr>
                <w:lang w:val="en-GB"/>
              </w:rPr>
              <w:t>upscaled</w:t>
            </w:r>
            <w:proofErr w:type="spellEnd"/>
          </w:p>
        </w:tc>
      </w:tr>
      <w:tr w:rsidR="00A345DE" w:rsidRPr="00DE0312" w14:paraId="636D4824" w14:textId="420E66F4" w:rsidTr="00A345DE">
        <w:tc>
          <w:tcPr>
            <w:tcW w:w="1522" w:type="dxa"/>
          </w:tcPr>
          <w:p w14:paraId="2FAD9C8E" w14:textId="10A9C947" w:rsidR="00A345DE" w:rsidRPr="00DE0312" w:rsidRDefault="00A345DE" w:rsidP="005947F7">
            <w:pPr>
              <w:rPr>
                <w:lang w:val="en-GB"/>
              </w:rPr>
            </w:pPr>
            <w:r>
              <w:rPr>
                <w:lang w:val="en-GB"/>
              </w:rPr>
              <w:t>-</w:t>
            </w:r>
            <w:r w:rsidRPr="00DE0312">
              <w:rPr>
                <w:lang w:val="en-GB"/>
              </w:rPr>
              <w:t>1</w:t>
            </w:r>
          </w:p>
        </w:tc>
        <w:tc>
          <w:tcPr>
            <w:tcW w:w="1542" w:type="dxa"/>
          </w:tcPr>
          <w:p w14:paraId="325BB693" w14:textId="643AF6E1" w:rsidR="00A345DE" w:rsidRPr="00DE0312" w:rsidRDefault="00A345DE" w:rsidP="005947F7">
            <w:pPr>
              <w:rPr>
                <w:lang w:val="en-GB"/>
              </w:rPr>
            </w:pPr>
            <w:r w:rsidRPr="00DE0312">
              <w:rPr>
                <w:lang w:val="en-GB"/>
              </w:rPr>
              <w:t>0.</w:t>
            </w:r>
            <w:r>
              <w:rPr>
                <w:lang w:val="en-GB"/>
              </w:rPr>
              <w:t>0328</w:t>
            </w:r>
          </w:p>
        </w:tc>
        <w:tc>
          <w:tcPr>
            <w:tcW w:w="1542" w:type="dxa"/>
          </w:tcPr>
          <w:p w14:paraId="0377E7B8" w14:textId="14C6D12B" w:rsidR="00A345DE" w:rsidRPr="00DE0312" w:rsidRDefault="00A345DE" w:rsidP="005947F7">
            <w:pPr>
              <w:rPr>
                <w:lang w:val="en-GB"/>
              </w:rPr>
            </w:pPr>
            <w:r w:rsidRPr="00DE0312">
              <w:rPr>
                <w:lang w:val="en-GB"/>
              </w:rPr>
              <w:t>0.</w:t>
            </w:r>
            <w:r>
              <w:rPr>
                <w:lang w:val="en-GB"/>
              </w:rPr>
              <w:t>0328</w:t>
            </w:r>
          </w:p>
        </w:tc>
        <w:tc>
          <w:tcPr>
            <w:tcW w:w="1543" w:type="dxa"/>
          </w:tcPr>
          <w:p w14:paraId="2A0127CE" w14:textId="311CC9E6" w:rsidR="00A345DE" w:rsidRPr="00DE0312" w:rsidRDefault="00A345DE" w:rsidP="00E54EB5">
            <w:pPr>
              <w:rPr>
                <w:lang w:val="en-GB"/>
              </w:rPr>
            </w:pPr>
            <w:r>
              <w:rPr>
                <w:lang w:val="en-GB"/>
              </w:rPr>
              <w:t>0.0328</w:t>
            </w:r>
          </w:p>
        </w:tc>
        <w:tc>
          <w:tcPr>
            <w:tcW w:w="1777" w:type="dxa"/>
          </w:tcPr>
          <w:p w14:paraId="0960D8E4" w14:textId="41BDA265" w:rsidR="00A345DE" w:rsidRPr="00DE0312" w:rsidRDefault="00A345DE" w:rsidP="00E54EB5">
            <w:pPr>
              <w:rPr>
                <w:lang w:val="en-GB"/>
              </w:rPr>
            </w:pPr>
            <w:r>
              <w:rPr>
                <w:lang w:val="en-GB"/>
              </w:rPr>
              <w:t>0.0984</w:t>
            </w:r>
          </w:p>
        </w:tc>
        <w:tc>
          <w:tcPr>
            <w:tcW w:w="1362" w:type="dxa"/>
          </w:tcPr>
          <w:p w14:paraId="3D907D20" w14:textId="1D0F03B0" w:rsidR="00A345DE" w:rsidRDefault="00A345DE" w:rsidP="00E54EB5">
            <w:pPr>
              <w:rPr>
                <w:lang w:val="en-GB"/>
              </w:rPr>
            </w:pPr>
            <w:r>
              <w:rPr>
                <w:lang w:val="en-GB"/>
              </w:rPr>
              <w:t>0.0984</w:t>
            </w:r>
          </w:p>
        </w:tc>
      </w:tr>
      <w:tr w:rsidR="00A345DE" w:rsidRPr="00DE0312" w14:paraId="57D3F8AB" w14:textId="6B1D1056" w:rsidTr="00A345DE">
        <w:tc>
          <w:tcPr>
            <w:tcW w:w="1522" w:type="dxa"/>
          </w:tcPr>
          <w:p w14:paraId="72757873" w14:textId="5C9B6B67" w:rsidR="00A345DE" w:rsidRPr="00DE0312" w:rsidRDefault="00A345DE" w:rsidP="005947F7">
            <w:pPr>
              <w:rPr>
                <w:lang w:val="en-GB"/>
              </w:rPr>
            </w:pPr>
            <w:r>
              <w:rPr>
                <w:lang w:val="en-GB"/>
              </w:rPr>
              <w:t>-</w:t>
            </w:r>
            <w:r w:rsidRPr="00DE0312">
              <w:rPr>
                <w:lang w:val="en-GB"/>
              </w:rPr>
              <w:t>2</w:t>
            </w:r>
          </w:p>
        </w:tc>
        <w:tc>
          <w:tcPr>
            <w:tcW w:w="1542" w:type="dxa"/>
          </w:tcPr>
          <w:p w14:paraId="1F9AB8C8" w14:textId="62A91F68" w:rsidR="00A345DE" w:rsidRPr="00DE0312" w:rsidRDefault="00A345DE" w:rsidP="005947F7">
            <w:pPr>
              <w:rPr>
                <w:lang w:val="en-GB"/>
              </w:rPr>
            </w:pPr>
            <w:r w:rsidRPr="00DE0312">
              <w:rPr>
                <w:lang w:val="en-GB"/>
              </w:rPr>
              <w:t>0.</w:t>
            </w:r>
            <w:r>
              <w:rPr>
                <w:lang w:val="en-GB"/>
              </w:rPr>
              <w:t>2984</w:t>
            </w:r>
          </w:p>
        </w:tc>
        <w:tc>
          <w:tcPr>
            <w:tcW w:w="1542" w:type="dxa"/>
          </w:tcPr>
          <w:p w14:paraId="0DAFA4CE" w14:textId="4D679398" w:rsidR="00A345DE" w:rsidRPr="00DE0312" w:rsidRDefault="00A345DE" w:rsidP="005947F7">
            <w:pPr>
              <w:rPr>
                <w:lang w:val="en-GB"/>
              </w:rPr>
            </w:pPr>
            <w:r>
              <w:rPr>
                <w:lang w:val="en-GB"/>
              </w:rPr>
              <w:t>0.0298</w:t>
            </w:r>
          </w:p>
        </w:tc>
        <w:tc>
          <w:tcPr>
            <w:tcW w:w="1543" w:type="dxa"/>
          </w:tcPr>
          <w:p w14:paraId="265225A4" w14:textId="6A48BD61" w:rsidR="00A345DE" w:rsidRPr="00DE0312" w:rsidRDefault="00A345DE" w:rsidP="00E54EB5">
            <w:pPr>
              <w:rPr>
                <w:lang w:val="en-GB"/>
              </w:rPr>
            </w:pPr>
            <w:r>
              <w:rPr>
                <w:lang w:val="en-GB"/>
              </w:rPr>
              <w:t>0.0298</w:t>
            </w:r>
          </w:p>
        </w:tc>
        <w:tc>
          <w:tcPr>
            <w:tcW w:w="1777" w:type="dxa"/>
          </w:tcPr>
          <w:p w14:paraId="387ABDE6" w14:textId="184EAFCA" w:rsidR="00A345DE" w:rsidRPr="00DE0312" w:rsidRDefault="00A345DE" w:rsidP="00E54EB5">
            <w:pPr>
              <w:rPr>
                <w:lang w:val="en-GB"/>
              </w:rPr>
            </w:pPr>
            <w:r>
              <w:rPr>
                <w:lang w:val="en-GB"/>
              </w:rPr>
              <w:t>0.3580</w:t>
            </w:r>
          </w:p>
        </w:tc>
        <w:tc>
          <w:tcPr>
            <w:tcW w:w="1362" w:type="dxa"/>
          </w:tcPr>
          <w:p w14:paraId="550899AB" w14:textId="6A517CF5" w:rsidR="00A345DE" w:rsidRDefault="00A345DE" w:rsidP="00E54EB5">
            <w:pPr>
              <w:rPr>
                <w:lang w:val="en-GB"/>
              </w:rPr>
            </w:pPr>
            <w:r>
              <w:rPr>
                <w:lang w:val="en-GB"/>
              </w:rPr>
              <w:t>0.3576</w:t>
            </w:r>
          </w:p>
        </w:tc>
      </w:tr>
      <w:tr w:rsidR="00A345DE" w:rsidRPr="00DE0312" w14:paraId="7E9448A1" w14:textId="45FC1AA6" w:rsidTr="00A345DE">
        <w:tc>
          <w:tcPr>
            <w:tcW w:w="1522" w:type="dxa"/>
          </w:tcPr>
          <w:p w14:paraId="79F7A956" w14:textId="51743A9D" w:rsidR="00A345DE" w:rsidRPr="00DE0312" w:rsidRDefault="00A345DE" w:rsidP="005947F7">
            <w:pPr>
              <w:rPr>
                <w:lang w:val="en-GB"/>
              </w:rPr>
            </w:pPr>
            <w:r>
              <w:rPr>
                <w:lang w:val="en-GB"/>
              </w:rPr>
              <w:t>-</w:t>
            </w:r>
            <w:r w:rsidRPr="00DE0312">
              <w:rPr>
                <w:lang w:val="en-GB"/>
              </w:rPr>
              <w:t>3</w:t>
            </w:r>
          </w:p>
        </w:tc>
        <w:tc>
          <w:tcPr>
            <w:tcW w:w="1542" w:type="dxa"/>
          </w:tcPr>
          <w:p w14:paraId="2D2833B1" w14:textId="77777777" w:rsidR="00A345DE" w:rsidRPr="00DE0312" w:rsidRDefault="00A345DE" w:rsidP="005947F7">
            <w:pPr>
              <w:rPr>
                <w:lang w:val="en-GB"/>
              </w:rPr>
            </w:pPr>
          </w:p>
        </w:tc>
        <w:tc>
          <w:tcPr>
            <w:tcW w:w="1542" w:type="dxa"/>
          </w:tcPr>
          <w:p w14:paraId="7A53D2E8" w14:textId="1390B6A5" w:rsidR="00A345DE" w:rsidRPr="00DE0312" w:rsidRDefault="00A345DE" w:rsidP="00E54EB5">
            <w:pPr>
              <w:rPr>
                <w:lang w:val="en-GB"/>
              </w:rPr>
            </w:pPr>
            <w:r>
              <w:rPr>
                <w:lang w:val="en-GB"/>
              </w:rPr>
              <w:t>0.2709</w:t>
            </w:r>
          </w:p>
        </w:tc>
        <w:tc>
          <w:tcPr>
            <w:tcW w:w="1543" w:type="dxa"/>
          </w:tcPr>
          <w:p w14:paraId="7CCF04AA" w14:textId="4C8EE042" w:rsidR="00A345DE" w:rsidRPr="00DE0312" w:rsidRDefault="00A345DE" w:rsidP="00E54EB5">
            <w:pPr>
              <w:rPr>
                <w:lang w:val="en-GB"/>
              </w:rPr>
            </w:pPr>
            <w:r>
              <w:rPr>
                <w:lang w:val="en-GB"/>
              </w:rPr>
              <w:t>0.0270</w:t>
            </w:r>
          </w:p>
        </w:tc>
        <w:tc>
          <w:tcPr>
            <w:tcW w:w="1777" w:type="dxa"/>
          </w:tcPr>
          <w:p w14:paraId="2CF2EDA9" w14:textId="1797956C" w:rsidR="00A345DE" w:rsidRPr="00DE0312" w:rsidRDefault="00A345DE" w:rsidP="00E54EB5">
            <w:pPr>
              <w:rPr>
                <w:lang w:val="en-GB"/>
              </w:rPr>
            </w:pPr>
            <w:r>
              <w:rPr>
                <w:lang w:val="en-GB"/>
              </w:rPr>
              <w:t>0.2979</w:t>
            </w:r>
          </w:p>
        </w:tc>
        <w:tc>
          <w:tcPr>
            <w:tcW w:w="1362" w:type="dxa"/>
          </w:tcPr>
          <w:p w14:paraId="739730DD" w14:textId="0410F737" w:rsidR="00A345DE" w:rsidRDefault="00A345DE" w:rsidP="00E54EB5">
            <w:pPr>
              <w:rPr>
                <w:lang w:val="en-GB"/>
              </w:rPr>
            </w:pPr>
            <w:r>
              <w:rPr>
                <w:lang w:val="en-GB"/>
              </w:rPr>
              <w:t>0.2979</w:t>
            </w:r>
          </w:p>
        </w:tc>
      </w:tr>
      <w:tr w:rsidR="00A345DE" w:rsidRPr="00DE0312" w14:paraId="3122A90C" w14:textId="0A3A70F8" w:rsidTr="00A345DE">
        <w:tc>
          <w:tcPr>
            <w:tcW w:w="1522" w:type="dxa"/>
          </w:tcPr>
          <w:p w14:paraId="19B33955" w14:textId="72F97DF6" w:rsidR="00A345DE" w:rsidRPr="00DE0312" w:rsidRDefault="00A345DE" w:rsidP="005947F7">
            <w:pPr>
              <w:rPr>
                <w:lang w:val="en-GB"/>
              </w:rPr>
            </w:pPr>
            <w:r>
              <w:rPr>
                <w:lang w:val="en-GB"/>
              </w:rPr>
              <w:t>-4</w:t>
            </w:r>
          </w:p>
        </w:tc>
        <w:tc>
          <w:tcPr>
            <w:tcW w:w="1542" w:type="dxa"/>
          </w:tcPr>
          <w:p w14:paraId="0BAB3A7D" w14:textId="77777777" w:rsidR="00A345DE" w:rsidRPr="00DE0312" w:rsidRDefault="00A345DE" w:rsidP="005947F7">
            <w:pPr>
              <w:rPr>
                <w:lang w:val="en-GB"/>
              </w:rPr>
            </w:pPr>
          </w:p>
        </w:tc>
        <w:tc>
          <w:tcPr>
            <w:tcW w:w="1542" w:type="dxa"/>
          </w:tcPr>
          <w:p w14:paraId="42EF8143" w14:textId="77777777" w:rsidR="00A345DE" w:rsidRPr="00DE0312" w:rsidRDefault="00A345DE" w:rsidP="005947F7">
            <w:pPr>
              <w:rPr>
                <w:lang w:val="en-GB"/>
              </w:rPr>
            </w:pPr>
          </w:p>
        </w:tc>
        <w:tc>
          <w:tcPr>
            <w:tcW w:w="1543" w:type="dxa"/>
          </w:tcPr>
          <w:p w14:paraId="793EB57D" w14:textId="250E2BAB" w:rsidR="00A345DE" w:rsidRPr="00DE0312" w:rsidRDefault="00A345DE" w:rsidP="00E54EB5">
            <w:pPr>
              <w:rPr>
                <w:lang w:val="en-GB"/>
              </w:rPr>
            </w:pPr>
            <w:r>
              <w:rPr>
                <w:lang w:val="en-GB"/>
              </w:rPr>
              <w:t>0.2457</w:t>
            </w:r>
          </w:p>
        </w:tc>
        <w:tc>
          <w:tcPr>
            <w:tcW w:w="1777" w:type="dxa"/>
          </w:tcPr>
          <w:p w14:paraId="75C5678E" w14:textId="766869EE" w:rsidR="00A345DE" w:rsidRPr="00DE0312" w:rsidRDefault="00A345DE" w:rsidP="00E54EB5">
            <w:pPr>
              <w:rPr>
                <w:lang w:val="en-GB"/>
              </w:rPr>
            </w:pPr>
            <w:r>
              <w:rPr>
                <w:lang w:val="en-GB"/>
              </w:rPr>
              <w:t>0.2457</w:t>
            </w:r>
          </w:p>
        </w:tc>
        <w:tc>
          <w:tcPr>
            <w:tcW w:w="1362" w:type="dxa"/>
          </w:tcPr>
          <w:p w14:paraId="7F0C961C" w14:textId="19E8A232" w:rsidR="00A345DE" w:rsidRDefault="00A345DE" w:rsidP="00E54EB5">
            <w:pPr>
              <w:rPr>
                <w:lang w:val="en-GB"/>
              </w:rPr>
            </w:pPr>
            <w:r>
              <w:rPr>
                <w:lang w:val="en-GB"/>
              </w:rPr>
              <w:t>0.2462</w:t>
            </w:r>
          </w:p>
        </w:tc>
      </w:tr>
      <w:tr w:rsidR="00A345DE" w:rsidRPr="00DE0312" w14:paraId="4C494CCC" w14:textId="20E79CF8" w:rsidTr="00A345DE">
        <w:tc>
          <w:tcPr>
            <w:tcW w:w="1522" w:type="dxa"/>
          </w:tcPr>
          <w:p w14:paraId="19BC11F2" w14:textId="77777777" w:rsidR="00A345DE" w:rsidRPr="00DE0312" w:rsidRDefault="00A345DE" w:rsidP="005947F7">
            <w:pPr>
              <w:rPr>
                <w:lang w:val="en-GB"/>
              </w:rPr>
            </w:pPr>
          </w:p>
        </w:tc>
        <w:tc>
          <w:tcPr>
            <w:tcW w:w="1542" w:type="dxa"/>
          </w:tcPr>
          <w:p w14:paraId="5F09298F" w14:textId="77777777" w:rsidR="00A345DE" w:rsidRPr="00DE0312" w:rsidRDefault="00A345DE" w:rsidP="005947F7">
            <w:pPr>
              <w:rPr>
                <w:lang w:val="en-GB"/>
              </w:rPr>
            </w:pPr>
            <w:proofErr w:type="spellStart"/>
            <w:r>
              <w:rPr>
                <w:lang w:val="en-GB"/>
              </w:rPr>
              <w:t>kcomp</w:t>
            </w:r>
            <w:proofErr w:type="spellEnd"/>
          </w:p>
        </w:tc>
        <w:tc>
          <w:tcPr>
            <w:tcW w:w="1542" w:type="dxa"/>
          </w:tcPr>
          <w:p w14:paraId="7D8C3913" w14:textId="77777777" w:rsidR="00A345DE" w:rsidRPr="00DE0312" w:rsidRDefault="00A345DE" w:rsidP="005947F7">
            <w:pPr>
              <w:rPr>
                <w:lang w:val="en-GB"/>
              </w:rPr>
            </w:pPr>
            <w:proofErr w:type="spellStart"/>
            <w:r>
              <w:rPr>
                <w:lang w:val="en-GB"/>
              </w:rPr>
              <w:t>kcomp</w:t>
            </w:r>
            <w:proofErr w:type="spellEnd"/>
          </w:p>
        </w:tc>
        <w:tc>
          <w:tcPr>
            <w:tcW w:w="1543" w:type="dxa"/>
          </w:tcPr>
          <w:p w14:paraId="07767DD9" w14:textId="77777777" w:rsidR="00A345DE" w:rsidRPr="00DE0312" w:rsidRDefault="00A345DE" w:rsidP="005947F7">
            <w:pPr>
              <w:rPr>
                <w:lang w:val="en-GB"/>
              </w:rPr>
            </w:pPr>
            <w:proofErr w:type="spellStart"/>
            <w:r>
              <w:rPr>
                <w:lang w:val="en-GB"/>
              </w:rPr>
              <w:t>kcomp</w:t>
            </w:r>
            <w:proofErr w:type="spellEnd"/>
          </w:p>
        </w:tc>
        <w:tc>
          <w:tcPr>
            <w:tcW w:w="1777" w:type="dxa"/>
          </w:tcPr>
          <w:p w14:paraId="67C6AF8B" w14:textId="376C8BBB" w:rsidR="00A345DE" w:rsidRPr="00DE0312" w:rsidRDefault="00A345DE" w:rsidP="005947F7">
            <w:pPr>
              <w:rPr>
                <w:lang w:val="en-GB"/>
              </w:rPr>
            </w:pPr>
            <w:proofErr w:type="spellStart"/>
            <w:r>
              <w:rPr>
                <w:lang w:val="en-GB"/>
              </w:rPr>
              <w:t>kcompupscaled</w:t>
            </w:r>
            <w:proofErr w:type="spellEnd"/>
          </w:p>
        </w:tc>
        <w:tc>
          <w:tcPr>
            <w:tcW w:w="1362" w:type="dxa"/>
          </w:tcPr>
          <w:p w14:paraId="707DA60A" w14:textId="77777777" w:rsidR="00A345DE" w:rsidRDefault="00A345DE" w:rsidP="005947F7">
            <w:pPr>
              <w:rPr>
                <w:lang w:val="en-GB"/>
              </w:rPr>
            </w:pPr>
          </w:p>
        </w:tc>
      </w:tr>
      <w:tr w:rsidR="00A345DE" w:rsidRPr="00DE0312" w14:paraId="2D252147" w14:textId="1F57C692" w:rsidTr="00A345DE">
        <w:tc>
          <w:tcPr>
            <w:tcW w:w="1522" w:type="dxa"/>
          </w:tcPr>
          <w:p w14:paraId="33141E21" w14:textId="686239E8" w:rsidR="00A345DE" w:rsidRPr="00DE0312" w:rsidRDefault="00A345DE" w:rsidP="005947F7">
            <w:pPr>
              <w:rPr>
                <w:lang w:val="en-GB"/>
              </w:rPr>
            </w:pPr>
            <w:r>
              <w:rPr>
                <w:lang w:val="en-GB"/>
              </w:rPr>
              <w:t>-1</w:t>
            </w:r>
          </w:p>
        </w:tc>
        <w:tc>
          <w:tcPr>
            <w:tcW w:w="1542" w:type="dxa"/>
          </w:tcPr>
          <w:p w14:paraId="25D4A0AC" w14:textId="43CC49CF" w:rsidR="00A345DE" w:rsidRPr="00DE0312" w:rsidRDefault="00A345DE" w:rsidP="005947F7">
            <w:pPr>
              <w:rPr>
                <w:lang w:val="en-GB"/>
              </w:rPr>
            </w:pPr>
            <w:r>
              <w:rPr>
                <w:lang w:val="en-GB"/>
              </w:rPr>
              <w:t>0.0961</w:t>
            </w:r>
          </w:p>
        </w:tc>
        <w:tc>
          <w:tcPr>
            <w:tcW w:w="1542" w:type="dxa"/>
          </w:tcPr>
          <w:p w14:paraId="6924A14D" w14:textId="42152493" w:rsidR="00A345DE" w:rsidRPr="00DE0312" w:rsidRDefault="00A345DE" w:rsidP="005947F7">
            <w:pPr>
              <w:rPr>
                <w:lang w:val="en-GB"/>
              </w:rPr>
            </w:pPr>
            <w:r>
              <w:rPr>
                <w:lang w:val="en-GB"/>
              </w:rPr>
              <w:t>0.0961</w:t>
            </w:r>
          </w:p>
        </w:tc>
        <w:tc>
          <w:tcPr>
            <w:tcW w:w="1543" w:type="dxa"/>
          </w:tcPr>
          <w:p w14:paraId="3D4CF75E" w14:textId="1E27D7FC" w:rsidR="00A345DE" w:rsidRPr="00DE0312" w:rsidRDefault="00A345DE" w:rsidP="005947F7">
            <w:pPr>
              <w:rPr>
                <w:lang w:val="en-GB"/>
              </w:rPr>
            </w:pPr>
            <w:r>
              <w:rPr>
                <w:lang w:val="en-GB"/>
              </w:rPr>
              <w:t>0.0961</w:t>
            </w:r>
          </w:p>
        </w:tc>
        <w:tc>
          <w:tcPr>
            <w:tcW w:w="1777" w:type="dxa"/>
          </w:tcPr>
          <w:p w14:paraId="4CBA964F" w14:textId="5A395508" w:rsidR="00A345DE" w:rsidRPr="00DE0312" w:rsidRDefault="00A345DE" w:rsidP="005947F7">
            <w:pPr>
              <w:rPr>
                <w:lang w:val="en-GB"/>
              </w:rPr>
            </w:pPr>
            <w:r>
              <w:rPr>
                <w:lang w:val="en-GB"/>
              </w:rPr>
              <w:t>0.2705</w:t>
            </w:r>
          </w:p>
        </w:tc>
        <w:tc>
          <w:tcPr>
            <w:tcW w:w="1362" w:type="dxa"/>
          </w:tcPr>
          <w:p w14:paraId="056988F6" w14:textId="77777777" w:rsidR="00A345DE" w:rsidRDefault="00A345DE" w:rsidP="005947F7">
            <w:pPr>
              <w:rPr>
                <w:lang w:val="en-GB"/>
              </w:rPr>
            </w:pPr>
          </w:p>
        </w:tc>
      </w:tr>
      <w:tr w:rsidR="00A345DE" w:rsidRPr="00DE0312" w14:paraId="569DD862" w14:textId="3CB80881" w:rsidTr="00A345DE">
        <w:tc>
          <w:tcPr>
            <w:tcW w:w="1522" w:type="dxa"/>
          </w:tcPr>
          <w:p w14:paraId="047A6CB3" w14:textId="1B545692" w:rsidR="00A345DE" w:rsidRPr="00DE0312" w:rsidRDefault="00A345DE" w:rsidP="005947F7">
            <w:pPr>
              <w:rPr>
                <w:lang w:val="en-GB"/>
              </w:rPr>
            </w:pPr>
            <w:r>
              <w:rPr>
                <w:lang w:val="en-GB"/>
              </w:rPr>
              <w:t>-2</w:t>
            </w:r>
          </w:p>
        </w:tc>
        <w:tc>
          <w:tcPr>
            <w:tcW w:w="1542" w:type="dxa"/>
          </w:tcPr>
          <w:p w14:paraId="67A8C293" w14:textId="033FCFD7" w:rsidR="00A345DE" w:rsidRPr="00DE0312" w:rsidRDefault="00A345DE" w:rsidP="005947F7">
            <w:pPr>
              <w:rPr>
                <w:lang w:val="en-GB"/>
              </w:rPr>
            </w:pPr>
            <w:r>
              <w:rPr>
                <w:lang w:val="en-GB"/>
              </w:rPr>
              <w:t>0.5876</w:t>
            </w:r>
          </w:p>
        </w:tc>
        <w:tc>
          <w:tcPr>
            <w:tcW w:w="1542" w:type="dxa"/>
          </w:tcPr>
          <w:p w14:paraId="503D8068" w14:textId="0029BF1F" w:rsidR="00A345DE" w:rsidRPr="00DE0312" w:rsidRDefault="00A345DE" w:rsidP="005947F7">
            <w:pPr>
              <w:rPr>
                <w:lang w:val="en-GB"/>
              </w:rPr>
            </w:pPr>
            <w:r>
              <w:rPr>
                <w:lang w:val="en-GB"/>
              </w:rPr>
              <w:t>0.0959</w:t>
            </w:r>
          </w:p>
        </w:tc>
        <w:tc>
          <w:tcPr>
            <w:tcW w:w="1543" w:type="dxa"/>
          </w:tcPr>
          <w:p w14:paraId="6273EB0C" w14:textId="1EB88C8A" w:rsidR="00A345DE" w:rsidRPr="00DE0312" w:rsidRDefault="00A345DE" w:rsidP="005947F7">
            <w:pPr>
              <w:rPr>
                <w:lang w:val="en-GB"/>
              </w:rPr>
            </w:pPr>
            <w:r>
              <w:rPr>
                <w:lang w:val="en-GB"/>
              </w:rPr>
              <w:t>0.0959</w:t>
            </w:r>
          </w:p>
        </w:tc>
        <w:tc>
          <w:tcPr>
            <w:tcW w:w="1777" w:type="dxa"/>
          </w:tcPr>
          <w:p w14:paraId="140D2053" w14:textId="23C80B1C" w:rsidR="00A345DE" w:rsidRPr="00DE0312" w:rsidRDefault="00A345DE" w:rsidP="005947F7">
            <w:pPr>
              <w:rPr>
                <w:lang w:val="en-GB"/>
              </w:rPr>
            </w:pPr>
            <w:r>
              <w:rPr>
                <w:lang w:val="en-GB"/>
              </w:rPr>
              <w:t>0.6761</w:t>
            </w:r>
          </w:p>
        </w:tc>
        <w:tc>
          <w:tcPr>
            <w:tcW w:w="1362" w:type="dxa"/>
          </w:tcPr>
          <w:p w14:paraId="7B2B0D1C" w14:textId="77777777" w:rsidR="00A345DE" w:rsidRDefault="00A345DE" w:rsidP="005947F7">
            <w:pPr>
              <w:rPr>
                <w:lang w:val="en-GB"/>
              </w:rPr>
            </w:pPr>
          </w:p>
        </w:tc>
      </w:tr>
      <w:tr w:rsidR="00A345DE" w:rsidRPr="00DE0312" w14:paraId="545C2706" w14:textId="3DA2D99E" w:rsidTr="00A345DE">
        <w:tc>
          <w:tcPr>
            <w:tcW w:w="1522" w:type="dxa"/>
          </w:tcPr>
          <w:p w14:paraId="00830557" w14:textId="0D89D7FD" w:rsidR="00A345DE" w:rsidRPr="00DE0312" w:rsidRDefault="00A345DE" w:rsidP="005947F7">
            <w:pPr>
              <w:rPr>
                <w:lang w:val="en-GB"/>
              </w:rPr>
            </w:pPr>
            <w:r>
              <w:rPr>
                <w:lang w:val="en-GB"/>
              </w:rPr>
              <w:t>-3</w:t>
            </w:r>
          </w:p>
        </w:tc>
        <w:tc>
          <w:tcPr>
            <w:tcW w:w="1542" w:type="dxa"/>
          </w:tcPr>
          <w:p w14:paraId="3D709700" w14:textId="77777777" w:rsidR="00A345DE" w:rsidRPr="00DE0312" w:rsidRDefault="00A345DE" w:rsidP="005947F7">
            <w:pPr>
              <w:rPr>
                <w:lang w:val="en-GB"/>
              </w:rPr>
            </w:pPr>
          </w:p>
        </w:tc>
        <w:tc>
          <w:tcPr>
            <w:tcW w:w="1542" w:type="dxa"/>
          </w:tcPr>
          <w:p w14:paraId="235D9DEA" w14:textId="78B4834B" w:rsidR="00A345DE" w:rsidRPr="00DE0312" w:rsidRDefault="00A345DE" w:rsidP="005947F7">
            <w:pPr>
              <w:rPr>
                <w:lang w:val="en-GB"/>
              </w:rPr>
            </w:pPr>
            <w:r>
              <w:rPr>
                <w:lang w:val="en-GB"/>
              </w:rPr>
              <w:t>0.5691</w:t>
            </w:r>
          </w:p>
        </w:tc>
        <w:tc>
          <w:tcPr>
            <w:tcW w:w="1543" w:type="dxa"/>
          </w:tcPr>
          <w:p w14:paraId="597FE0D0" w14:textId="28F45DC1" w:rsidR="00A345DE" w:rsidRPr="00DE0312" w:rsidRDefault="00A345DE" w:rsidP="005947F7">
            <w:pPr>
              <w:rPr>
                <w:lang w:val="en-GB"/>
              </w:rPr>
            </w:pPr>
            <w:r>
              <w:rPr>
                <w:lang w:val="en-GB"/>
              </w:rPr>
              <w:t>0.0957</w:t>
            </w:r>
          </w:p>
        </w:tc>
        <w:tc>
          <w:tcPr>
            <w:tcW w:w="1777" w:type="dxa"/>
          </w:tcPr>
          <w:p w14:paraId="19E07E5B" w14:textId="1CC29581" w:rsidR="00A345DE" w:rsidRPr="00DE0312" w:rsidRDefault="00A345DE" w:rsidP="005947F7">
            <w:pPr>
              <w:rPr>
                <w:lang w:val="en-GB"/>
              </w:rPr>
            </w:pPr>
            <w:r>
              <w:rPr>
                <w:lang w:val="en-GB"/>
              </w:rPr>
              <w:t>0.6243</w:t>
            </w:r>
          </w:p>
        </w:tc>
        <w:tc>
          <w:tcPr>
            <w:tcW w:w="1362" w:type="dxa"/>
          </w:tcPr>
          <w:p w14:paraId="2B835233" w14:textId="77777777" w:rsidR="00A345DE" w:rsidRDefault="00A345DE" w:rsidP="005947F7">
            <w:pPr>
              <w:rPr>
                <w:lang w:val="en-GB"/>
              </w:rPr>
            </w:pPr>
          </w:p>
        </w:tc>
      </w:tr>
      <w:tr w:rsidR="00A345DE" w:rsidRPr="00DE0312" w14:paraId="11D38774" w14:textId="67F53329" w:rsidTr="00A345DE">
        <w:tc>
          <w:tcPr>
            <w:tcW w:w="1522" w:type="dxa"/>
          </w:tcPr>
          <w:p w14:paraId="6E51F355" w14:textId="7C2FBA2E" w:rsidR="00A345DE" w:rsidRPr="00DE0312" w:rsidRDefault="00A345DE" w:rsidP="005947F7">
            <w:pPr>
              <w:rPr>
                <w:lang w:val="en-GB"/>
              </w:rPr>
            </w:pPr>
            <w:r>
              <w:rPr>
                <w:lang w:val="en-GB"/>
              </w:rPr>
              <w:t>-4</w:t>
            </w:r>
          </w:p>
        </w:tc>
        <w:tc>
          <w:tcPr>
            <w:tcW w:w="1542" w:type="dxa"/>
          </w:tcPr>
          <w:p w14:paraId="58F10222" w14:textId="77777777" w:rsidR="00A345DE" w:rsidRPr="00DE0312" w:rsidRDefault="00A345DE" w:rsidP="005947F7">
            <w:pPr>
              <w:rPr>
                <w:lang w:val="en-GB"/>
              </w:rPr>
            </w:pPr>
          </w:p>
        </w:tc>
        <w:tc>
          <w:tcPr>
            <w:tcW w:w="1542" w:type="dxa"/>
          </w:tcPr>
          <w:p w14:paraId="30EBAEBD" w14:textId="77777777" w:rsidR="00A345DE" w:rsidRPr="00DE0312" w:rsidRDefault="00A345DE" w:rsidP="005947F7">
            <w:pPr>
              <w:rPr>
                <w:lang w:val="en-GB"/>
              </w:rPr>
            </w:pPr>
          </w:p>
        </w:tc>
        <w:tc>
          <w:tcPr>
            <w:tcW w:w="1543" w:type="dxa"/>
          </w:tcPr>
          <w:p w14:paraId="5C9B6113" w14:textId="1E788B74" w:rsidR="00A345DE" w:rsidRPr="00DE0312" w:rsidRDefault="00A345DE" w:rsidP="005947F7">
            <w:pPr>
              <w:rPr>
                <w:lang w:val="en-GB"/>
              </w:rPr>
            </w:pPr>
            <w:r>
              <w:rPr>
                <w:lang w:val="en-GB"/>
              </w:rPr>
              <w:t>0.5541</w:t>
            </w:r>
          </w:p>
        </w:tc>
        <w:tc>
          <w:tcPr>
            <w:tcW w:w="1777" w:type="dxa"/>
          </w:tcPr>
          <w:p w14:paraId="4FE7FCA1" w14:textId="21C29D1A" w:rsidR="00A345DE" w:rsidRPr="00DE0312" w:rsidRDefault="00A345DE" w:rsidP="005947F7">
            <w:pPr>
              <w:rPr>
                <w:lang w:val="en-GB"/>
              </w:rPr>
            </w:pPr>
            <w:r>
              <w:rPr>
                <w:lang w:val="en-GB"/>
              </w:rPr>
              <w:t>0.5541</w:t>
            </w:r>
          </w:p>
        </w:tc>
        <w:tc>
          <w:tcPr>
            <w:tcW w:w="1362" w:type="dxa"/>
          </w:tcPr>
          <w:p w14:paraId="44B8946B" w14:textId="77777777" w:rsidR="00A345DE" w:rsidRDefault="00A345DE" w:rsidP="005947F7">
            <w:pPr>
              <w:rPr>
                <w:lang w:val="en-GB"/>
              </w:rPr>
            </w:pPr>
          </w:p>
        </w:tc>
      </w:tr>
      <w:tr w:rsidR="00A345DE" w:rsidRPr="00DE0312" w14:paraId="367AA8C5" w14:textId="7822B59E" w:rsidTr="00A345DE">
        <w:tc>
          <w:tcPr>
            <w:tcW w:w="1522" w:type="dxa"/>
          </w:tcPr>
          <w:p w14:paraId="7B00343F" w14:textId="77777777" w:rsidR="00A345DE" w:rsidRPr="00DE0312" w:rsidRDefault="00A345DE" w:rsidP="005947F7">
            <w:pPr>
              <w:rPr>
                <w:lang w:val="en-GB"/>
              </w:rPr>
            </w:pPr>
          </w:p>
        </w:tc>
        <w:tc>
          <w:tcPr>
            <w:tcW w:w="1542" w:type="dxa"/>
          </w:tcPr>
          <w:p w14:paraId="51E13D30" w14:textId="77777777" w:rsidR="00A345DE" w:rsidRPr="00DE0312" w:rsidRDefault="00A345DE" w:rsidP="005947F7">
            <w:pPr>
              <w:rPr>
                <w:lang w:val="en-GB"/>
              </w:rPr>
            </w:pPr>
            <w:proofErr w:type="spellStart"/>
            <w:r>
              <w:rPr>
                <w:lang w:val="en-GB"/>
              </w:rPr>
              <w:t>K</w:t>
            </w:r>
            <w:r w:rsidRPr="00DE0312">
              <w:rPr>
                <w:lang w:val="en-GB"/>
              </w:rPr>
              <w:t>comp</w:t>
            </w:r>
            <w:proofErr w:type="spellEnd"/>
          </w:p>
        </w:tc>
        <w:tc>
          <w:tcPr>
            <w:tcW w:w="1542" w:type="dxa"/>
          </w:tcPr>
          <w:p w14:paraId="48F52E48" w14:textId="77777777" w:rsidR="00A345DE" w:rsidRPr="00DE0312" w:rsidRDefault="00A345DE" w:rsidP="005947F7">
            <w:pPr>
              <w:rPr>
                <w:lang w:val="en-GB"/>
              </w:rPr>
            </w:pPr>
            <w:proofErr w:type="spellStart"/>
            <w:r>
              <w:rPr>
                <w:lang w:val="en-GB"/>
              </w:rPr>
              <w:t>K</w:t>
            </w:r>
            <w:r w:rsidRPr="00DE0312">
              <w:rPr>
                <w:lang w:val="en-GB"/>
              </w:rPr>
              <w:t>comp</w:t>
            </w:r>
            <w:proofErr w:type="spellEnd"/>
          </w:p>
        </w:tc>
        <w:tc>
          <w:tcPr>
            <w:tcW w:w="1543" w:type="dxa"/>
          </w:tcPr>
          <w:p w14:paraId="00FD63D1" w14:textId="77777777" w:rsidR="00A345DE" w:rsidRPr="00DE0312" w:rsidRDefault="00A345DE" w:rsidP="005947F7">
            <w:pPr>
              <w:rPr>
                <w:lang w:val="en-GB"/>
              </w:rPr>
            </w:pPr>
            <w:proofErr w:type="spellStart"/>
            <w:r>
              <w:rPr>
                <w:lang w:val="en-GB"/>
              </w:rPr>
              <w:t>K</w:t>
            </w:r>
            <w:r w:rsidRPr="00DE0312">
              <w:rPr>
                <w:lang w:val="en-GB"/>
              </w:rPr>
              <w:t>comp</w:t>
            </w:r>
            <w:proofErr w:type="spellEnd"/>
          </w:p>
        </w:tc>
        <w:tc>
          <w:tcPr>
            <w:tcW w:w="1777" w:type="dxa"/>
          </w:tcPr>
          <w:p w14:paraId="13EAEC5F" w14:textId="77777777" w:rsidR="00A345DE" w:rsidRPr="00DE0312" w:rsidRDefault="00A345DE" w:rsidP="005947F7">
            <w:pPr>
              <w:rPr>
                <w:lang w:val="en-GB"/>
              </w:rPr>
            </w:pPr>
            <w:proofErr w:type="spellStart"/>
            <w:r>
              <w:rPr>
                <w:lang w:val="en-GB"/>
              </w:rPr>
              <w:t>K</w:t>
            </w:r>
            <w:r w:rsidRPr="00DE0312">
              <w:rPr>
                <w:lang w:val="en-GB"/>
              </w:rPr>
              <w:t>comp</w:t>
            </w:r>
            <w:r>
              <w:rPr>
                <w:lang w:val="en-GB"/>
              </w:rPr>
              <w:t>upscaled</w:t>
            </w:r>
            <w:proofErr w:type="spellEnd"/>
          </w:p>
        </w:tc>
        <w:tc>
          <w:tcPr>
            <w:tcW w:w="1362" w:type="dxa"/>
          </w:tcPr>
          <w:p w14:paraId="669E6C0D" w14:textId="77777777" w:rsidR="00A345DE" w:rsidRDefault="00A345DE" w:rsidP="005947F7">
            <w:pPr>
              <w:rPr>
                <w:lang w:val="en-GB"/>
              </w:rPr>
            </w:pPr>
          </w:p>
        </w:tc>
      </w:tr>
      <w:tr w:rsidR="00A345DE" w:rsidRPr="00DE0312" w14:paraId="4E6AF0E5" w14:textId="66A42016" w:rsidTr="00A345DE">
        <w:tc>
          <w:tcPr>
            <w:tcW w:w="1522" w:type="dxa"/>
          </w:tcPr>
          <w:p w14:paraId="1AA94BA6" w14:textId="4E067C88" w:rsidR="00A345DE" w:rsidRPr="00DE0312" w:rsidRDefault="00A345DE" w:rsidP="005947F7">
            <w:pPr>
              <w:rPr>
                <w:lang w:val="en-GB"/>
              </w:rPr>
            </w:pPr>
            <w:r>
              <w:rPr>
                <w:lang w:val="en-GB"/>
              </w:rPr>
              <w:t>-1</w:t>
            </w:r>
          </w:p>
        </w:tc>
        <w:tc>
          <w:tcPr>
            <w:tcW w:w="1542" w:type="dxa"/>
          </w:tcPr>
          <w:p w14:paraId="6BC7D267" w14:textId="4E6C126E" w:rsidR="00A345DE" w:rsidRPr="00DE0312" w:rsidRDefault="00A345DE" w:rsidP="005947F7">
            <w:pPr>
              <w:rPr>
                <w:lang w:val="en-GB"/>
              </w:rPr>
            </w:pPr>
            <w:r>
              <w:rPr>
                <w:lang w:val="en-GB"/>
              </w:rPr>
              <w:t>3.0274</w:t>
            </w:r>
          </w:p>
        </w:tc>
        <w:tc>
          <w:tcPr>
            <w:tcW w:w="1542" w:type="dxa"/>
          </w:tcPr>
          <w:p w14:paraId="6BDFB4F9" w14:textId="1EFDA299" w:rsidR="00A345DE" w:rsidRPr="00DE0312" w:rsidRDefault="00A345DE" w:rsidP="005947F7">
            <w:pPr>
              <w:rPr>
                <w:lang w:val="en-GB"/>
              </w:rPr>
            </w:pPr>
            <w:r>
              <w:rPr>
                <w:lang w:val="en-GB"/>
              </w:rPr>
              <w:t>3.0295</w:t>
            </w:r>
          </w:p>
        </w:tc>
        <w:tc>
          <w:tcPr>
            <w:tcW w:w="1543" w:type="dxa"/>
          </w:tcPr>
          <w:p w14:paraId="002EA288" w14:textId="695F7145" w:rsidR="00A345DE" w:rsidRPr="00DE0312" w:rsidRDefault="00A345DE" w:rsidP="005947F7">
            <w:pPr>
              <w:rPr>
                <w:lang w:val="en-GB"/>
              </w:rPr>
            </w:pPr>
            <w:r>
              <w:rPr>
                <w:lang w:val="en-GB"/>
              </w:rPr>
              <w:t>3.0313</w:t>
            </w:r>
          </w:p>
        </w:tc>
        <w:tc>
          <w:tcPr>
            <w:tcW w:w="1777" w:type="dxa"/>
          </w:tcPr>
          <w:p w14:paraId="181DE871" w14:textId="5DAAE417" w:rsidR="00A345DE" w:rsidRPr="00DE0312" w:rsidRDefault="00A345DE" w:rsidP="005947F7">
            <w:pPr>
              <w:rPr>
                <w:lang w:val="en-GB"/>
              </w:rPr>
            </w:pPr>
            <w:r>
              <w:rPr>
                <w:lang w:val="en-GB"/>
              </w:rPr>
              <w:t>3.0485</w:t>
            </w:r>
          </w:p>
        </w:tc>
        <w:tc>
          <w:tcPr>
            <w:tcW w:w="1362" w:type="dxa"/>
          </w:tcPr>
          <w:p w14:paraId="416FE560" w14:textId="77777777" w:rsidR="00A345DE" w:rsidRDefault="00A345DE" w:rsidP="005947F7">
            <w:pPr>
              <w:rPr>
                <w:lang w:val="en-GB"/>
              </w:rPr>
            </w:pPr>
          </w:p>
        </w:tc>
      </w:tr>
      <w:tr w:rsidR="00A345DE" w:rsidRPr="00DE0312" w14:paraId="3C658FEA" w14:textId="7CBF779A" w:rsidTr="00A345DE">
        <w:tc>
          <w:tcPr>
            <w:tcW w:w="1522" w:type="dxa"/>
          </w:tcPr>
          <w:p w14:paraId="77A87216" w14:textId="69E456FA" w:rsidR="00A345DE" w:rsidRPr="00DE0312" w:rsidRDefault="00A345DE" w:rsidP="005947F7">
            <w:pPr>
              <w:rPr>
                <w:lang w:val="en-GB"/>
              </w:rPr>
            </w:pPr>
            <w:r>
              <w:rPr>
                <w:lang w:val="en-GB"/>
              </w:rPr>
              <w:t>-2</w:t>
            </w:r>
          </w:p>
        </w:tc>
        <w:tc>
          <w:tcPr>
            <w:tcW w:w="1542" w:type="dxa"/>
          </w:tcPr>
          <w:p w14:paraId="142DB3CD" w14:textId="0D8DEE21" w:rsidR="00A345DE" w:rsidRPr="00DE0312" w:rsidRDefault="00A345DE" w:rsidP="005947F7">
            <w:pPr>
              <w:rPr>
                <w:lang w:val="en-GB"/>
              </w:rPr>
            </w:pPr>
            <w:r>
              <w:rPr>
                <w:lang w:val="en-GB"/>
              </w:rPr>
              <w:t>2.8067</w:t>
            </w:r>
          </w:p>
        </w:tc>
        <w:tc>
          <w:tcPr>
            <w:tcW w:w="1542" w:type="dxa"/>
          </w:tcPr>
          <w:p w14:paraId="3857720D" w14:textId="37735FCA" w:rsidR="00A345DE" w:rsidRPr="00DE0312" w:rsidRDefault="00A345DE" w:rsidP="005947F7">
            <w:pPr>
              <w:rPr>
                <w:lang w:val="en-GB"/>
              </w:rPr>
            </w:pPr>
            <w:r>
              <w:rPr>
                <w:lang w:val="en-GB"/>
              </w:rPr>
              <w:t>3.3170</w:t>
            </w:r>
          </w:p>
        </w:tc>
        <w:tc>
          <w:tcPr>
            <w:tcW w:w="1543" w:type="dxa"/>
          </w:tcPr>
          <w:p w14:paraId="0DBF2781" w14:textId="673246C4" w:rsidR="00A345DE" w:rsidRPr="00DE0312" w:rsidRDefault="00A345DE" w:rsidP="005947F7">
            <w:pPr>
              <w:rPr>
                <w:lang w:val="en-GB"/>
              </w:rPr>
            </w:pPr>
            <w:r>
              <w:rPr>
                <w:lang w:val="en-GB"/>
              </w:rPr>
              <w:t>3.3213</w:t>
            </w:r>
          </w:p>
        </w:tc>
        <w:tc>
          <w:tcPr>
            <w:tcW w:w="1777" w:type="dxa"/>
          </w:tcPr>
          <w:p w14:paraId="795B3DFA" w14:textId="2FEAEBC1" w:rsidR="00A345DE" w:rsidRPr="00DE0312" w:rsidRDefault="00A345DE" w:rsidP="005947F7">
            <w:pPr>
              <w:rPr>
                <w:lang w:val="en-GB"/>
              </w:rPr>
            </w:pPr>
            <w:r>
              <w:rPr>
                <w:lang w:val="en-GB"/>
              </w:rPr>
              <w:t>2.9419</w:t>
            </w:r>
          </w:p>
        </w:tc>
        <w:tc>
          <w:tcPr>
            <w:tcW w:w="1362" w:type="dxa"/>
          </w:tcPr>
          <w:p w14:paraId="585C4615" w14:textId="77777777" w:rsidR="00A345DE" w:rsidRDefault="00A345DE" w:rsidP="005947F7">
            <w:pPr>
              <w:rPr>
                <w:lang w:val="en-GB"/>
              </w:rPr>
            </w:pPr>
          </w:p>
        </w:tc>
      </w:tr>
      <w:tr w:rsidR="00A345DE" w:rsidRPr="00DE0312" w14:paraId="307527A0" w14:textId="66F9661F" w:rsidTr="00A345DE">
        <w:tc>
          <w:tcPr>
            <w:tcW w:w="1522" w:type="dxa"/>
          </w:tcPr>
          <w:p w14:paraId="1F4ED3A9" w14:textId="77E9B266" w:rsidR="00A345DE" w:rsidRPr="00DE0312" w:rsidRDefault="00A345DE" w:rsidP="005947F7">
            <w:pPr>
              <w:rPr>
                <w:lang w:val="en-GB"/>
              </w:rPr>
            </w:pPr>
            <w:r>
              <w:rPr>
                <w:lang w:val="en-GB"/>
              </w:rPr>
              <w:t>-3</w:t>
            </w:r>
          </w:p>
        </w:tc>
        <w:tc>
          <w:tcPr>
            <w:tcW w:w="1542" w:type="dxa"/>
          </w:tcPr>
          <w:p w14:paraId="2E1AB118" w14:textId="77777777" w:rsidR="00A345DE" w:rsidRPr="00DE0312" w:rsidRDefault="00A345DE" w:rsidP="005947F7">
            <w:pPr>
              <w:rPr>
                <w:lang w:val="en-GB"/>
              </w:rPr>
            </w:pPr>
          </w:p>
        </w:tc>
        <w:tc>
          <w:tcPr>
            <w:tcW w:w="1542" w:type="dxa"/>
          </w:tcPr>
          <w:p w14:paraId="5108B01F" w14:textId="78D5C496" w:rsidR="00A345DE" w:rsidRPr="00DE0312" w:rsidRDefault="00A345DE" w:rsidP="005947F7">
            <w:pPr>
              <w:rPr>
                <w:lang w:val="en-GB"/>
              </w:rPr>
            </w:pPr>
            <w:r>
              <w:rPr>
                <w:lang w:val="en-GB"/>
              </w:rPr>
              <w:t>2.8815</w:t>
            </w:r>
          </w:p>
        </w:tc>
        <w:tc>
          <w:tcPr>
            <w:tcW w:w="1543" w:type="dxa"/>
          </w:tcPr>
          <w:p w14:paraId="55597D43" w14:textId="2DC5831C" w:rsidR="00A345DE" w:rsidRPr="00DE0312" w:rsidRDefault="00A345DE" w:rsidP="005947F7">
            <w:pPr>
              <w:rPr>
                <w:lang w:val="en-GB"/>
              </w:rPr>
            </w:pPr>
            <w:r>
              <w:rPr>
                <w:lang w:val="en-GB"/>
              </w:rPr>
              <w:t>3.6389</w:t>
            </w:r>
          </w:p>
        </w:tc>
        <w:tc>
          <w:tcPr>
            <w:tcW w:w="1777" w:type="dxa"/>
          </w:tcPr>
          <w:p w14:paraId="652751AC" w14:textId="3D12B665" w:rsidR="00A345DE" w:rsidRPr="00DE0312" w:rsidRDefault="00A345DE" w:rsidP="005947F7">
            <w:pPr>
              <w:rPr>
                <w:lang w:val="en-GB"/>
              </w:rPr>
            </w:pPr>
            <w:r>
              <w:rPr>
                <w:lang w:val="en-GB"/>
              </w:rPr>
              <w:t>2.9847</w:t>
            </w:r>
          </w:p>
        </w:tc>
        <w:tc>
          <w:tcPr>
            <w:tcW w:w="1362" w:type="dxa"/>
          </w:tcPr>
          <w:p w14:paraId="08CFB2F1" w14:textId="77777777" w:rsidR="00A345DE" w:rsidRDefault="00A345DE" w:rsidP="005947F7">
            <w:pPr>
              <w:rPr>
                <w:lang w:val="en-GB"/>
              </w:rPr>
            </w:pPr>
          </w:p>
        </w:tc>
      </w:tr>
      <w:tr w:rsidR="00A345DE" w:rsidRPr="00DE0312" w14:paraId="53A73BA4" w14:textId="23108ECF" w:rsidTr="00A345DE">
        <w:tc>
          <w:tcPr>
            <w:tcW w:w="1522" w:type="dxa"/>
          </w:tcPr>
          <w:p w14:paraId="197DED6F" w14:textId="5B6DDD60" w:rsidR="00A345DE" w:rsidRPr="00DE0312" w:rsidRDefault="00A345DE" w:rsidP="005947F7">
            <w:pPr>
              <w:rPr>
                <w:lang w:val="en-GB"/>
              </w:rPr>
            </w:pPr>
            <w:r>
              <w:rPr>
                <w:lang w:val="en-GB"/>
              </w:rPr>
              <w:t>-4</w:t>
            </w:r>
          </w:p>
        </w:tc>
        <w:tc>
          <w:tcPr>
            <w:tcW w:w="1542" w:type="dxa"/>
          </w:tcPr>
          <w:p w14:paraId="0F0A79AB" w14:textId="77777777" w:rsidR="00A345DE" w:rsidRPr="00DE0312" w:rsidRDefault="00A345DE" w:rsidP="005947F7">
            <w:pPr>
              <w:rPr>
                <w:lang w:val="en-GB"/>
              </w:rPr>
            </w:pPr>
          </w:p>
        </w:tc>
        <w:tc>
          <w:tcPr>
            <w:tcW w:w="1542" w:type="dxa"/>
          </w:tcPr>
          <w:p w14:paraId="1FEA4D65" w14:textId="77777777" w:rsidR="00A345DE" w:rsidRPr="00DE0312" w:rsidRDefault="00A345DE" w:rsidP="005947F7">
            <w:pPr>
              <w:rPr>
                <w:lang w:val="en-GB"/>
              </w:rPr>
            </w:pPr>
          </w:p>
        </w:tc>
        <w:tc>
          <w:tcPr>
            <w:tcW w:w="1543" w:type="dxa"/>
          </w:tcPr>
          <w:p w14:paraId="7AA7DEF9" w14:textId="40C02A0F" w:rsidR="00A345DE" w:rsidRPr="00DE0312" w:rsidRDefault="00A345DE" w:rsidP="005947F7">
            <w:pPr>
              <w:rPr>
                <w:lang w:val="en-GB"/>
              </w:rPr>
            </w:pPr>
            <w:r>
              <w:rPr>
                <w:lang w:val="en-GB"/>
              </w:rPr>
              <w:t>2.9892</w:t>
            </w:r>
          </w:p>
        </w:tc>
        <w:tc>
          <w:tcPr>
            <w:tcW w:w="1777" w:type="dxa"/>
          </w:tcPr>
          <w:p w14:paraId="1521FB02" w14:textId="281EF7F6" w:rsidR="00A345DE" w:rsidRPr="00DE0312" w:rsidRDefault="00A345DE" w:rsidP="005947F7">
            <w:pPr>
              <w:rPr>
                <w:lang w:val="en-GB"/>
              </w:rPr>
            </w:pPr>
            <w:r>
              <w:rPr>
                <w:lang w:val="en-GB"/>
              </w:rPr>
              <w:t>2.9892</w:t>
            </w:r>
          </w:p>
        </w:tc>
        <w:tc>
          <w:tcPr>
            <w:tcW w:w="1362" w:type="dxa"/>
          </w:tcPr>
          <w:p w14:paraId="4D436B13" w14:textId="77777777" w:rsidR="00A345DE" w:rsidRDefault="00A345DE" w:rsidP="005947F7">
            <w:pPr>
              <w:rPr>
                <w:lang w:val="en-GB"/>
              </w:rPr>
            </w:pPr>
          </w:p>
        </w:tc>
      </w:tr>
    </w:tbl>
    <w:p w14:paraId="121917FA" w14:textId="77777777" w:rsidR="005947F7" w:rsidRDefault="005947F7" w:rsidP="009C73D0">
      <w:pPr>
        <w:rPr>
          <w:lang w:val="en-GB"/>
        </w:rPr>
      </w:pPr>
    </w:p>
    <w:p w14:paraId="67B97D20" w14:textId="77777777" w:rsidR="005947F7" w:rsidRDefault="005947F7" w:rsidP="009C73D0">
      <w:pPr>
        <w:rPr>
          <w:lang w:val="en-GB"/>
        </w:rPr>
      </w:pPr>
    </w:p>
    <w:p w14:paraId="1119956C" w14:textId="77777777" w:rsidR="005E31EB" w:rsidRDefault="005E31EB">
      <w:pPr>
        <w:rPr>
          <w:rFonts w:asciiTheme="majorHAnsi" w:eastAsiaTheme="majorEastAsia" w:hAnsiTheme="majorHAnsi" w:cstheme="majorBidi"/>
          <w:b/>
          <w:bCs/>
          <w:color w:val="4F81BD" w:themeColor="accent1"/>
          <w:lang w:val="en-GB"/>
        </w:rPr>
      </w:pPr>
      <w:r>
        <w:rPr>
          <w:lang w:val="en-GB"/>
        </w:rPr>
        <w:br w:type="page"/>
      </w:r>
    </w:p>
    <w:p w14:paraId="5A35E4B0" w14:textId="052C5731" w:rsidR="00295756" w:rsidRDefault="00465C0E" w:rsidP="00465C0E">
      <w:pPr>
        <w:pStyle w:val="Heading3"/>
        <w:rPr>
          <w:lang w:val="en-GB"/>
        </w:rPr>
      </w:pPr>
      <w:r>
        <w:rPr>
          <w:lang w:val="en-GB"/>
        </w:rPr>
        <w:lastRenderedPageBreak/>
        <w:t>More complex and realistic root systems</w:t>
      </w:r>
    </w:p>
    <w:p w14:paraId="7A651C39" w14:textId="351F0D84" w:rsidR="007653A2" w:rsidRDefault="007653A2" w:rsidP="009C73D0">
      <w:pPr>
        <w:rPr>
          <w:lang w:val="en-GB"/>
        </w:rPr>
      </w:pPr>
      <w:r>
        <w:rPr>
          <w:lang w:val="en-GB"/>
        </w:rPr>
        <w:t xml:space="preserve">Single root: 50 cm long, constant </w:t>
      </w:r>
      <w:proofErr w:type="spellStart"/>
      <w:r>
        <w:rPr>
          <w:lang w:val="en-GB"/>
        </w:rPr>
        <w:t>kx</w:t>
      </w:r>
      <w:proofErr w:type="spellEnd"/>
      <w:r>
        <w:rPr>
          <w:lang w:val="en-GB"/>
        </w:rPr>
        <w:t xml:space="preserve"> and </w:t>
      </w:r>
      <w:proofErr w:type="spellStart"/>
      <w:r>
        <w:rPr>
          <w:lang w:val="en-GB"/>
        </w:rPr>
        <w:t>kr</w:t>
      </w:r>
      <w:proofErr w:type="spellEnd"/>
      <w:r>
        <w:rPr>
          <w:lang w:val="en-GB"/>
        </w:rPr>
        <w:t xml:space="preserve"> parameters along the root</w:t>
      </w:r>
    </w:p>
    <w:p w14:paraId="324C6E9B" w14:textId="6409EDC8" w:rsidR="007653A2" w:rsidRDefault="007653A2" w:rsidP="009C73D0">
      <w:pPr>
        <w:rPr>
          <w:lang w:val="en-GB"/>
        </w:rPr>
      </w:pPr>
      <w:proofErr w:type="spellStart"/>
      <w:r>
        <w:rPr>
          <w:lang w:val="en-GB"/>
        </w:rPr>
        <w:t>Krs</w:t>
      </w:r>
      <w:proofErr w:type="spellEnd"/>
      <w:r>
        <w:rPr>
          <w:lang w:val="en-GB"/>
        </w:rPr>
        <w:t xml:space="preserve">, </w:t>
      </w:r>
      <w:proofErr w:type="spellStart"/>
      <w:r>
        <w:rPr>
          <w:lang w:val="en-GB"/>
        </w:rPr>
        <w:t>Krsbigroot</w:t>
      </w:r>
      <w:proofErr w:type="spellEnd"/>
      <w:r>
        <w:rPr>
          <w:lang w:val="en-GB"/>
        </w:rPr>
        <w:t xml:space="preserve">: </w:t>
      </w:r>
      <w:proofErr w:type="gramStart"/>
      <w:r>
        <w:rPr>
          <w:lang w:val="en-GB"/>
        </w:rPr>
        <w:t>0.02 cm³/cm/d</w:t>
      </w:r>
      <w:proofErr w:type="gramEnd"/>
    </w:p>
    <w:p w14:paraId="1DA01DF3" w14:textId="56D574E4" w:rsidR="007653A2" w:rsidRDefault="00050EAE" w:rsidP="009C73D0">
      <w:pPr>
        <w:rPr>
          <w:lang w:val="en-GB"/>
        </w:rPr>
      </w:pPr>
      <w:r>
        <w:rPr>
          <w:noProof/>
          <w:lang w:eastAsia="de-DE"/>
        </w:rPr>
        <w:drawing>
          <wp:inline distT="0" distB="0" distL="0" distR="0" wp14:anchorId="304F8014" wp14:editId="181B6822">
            <wp:extent cx="5324475" cy="3990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2A9B823" w14:textId="3E73A318" w:rsidR="007653A2" w:rsidRDefault="007653A2" w:rsidP="009C73D0">
      <w:pPr>
        <w:rPr>
          <w:lang w:val="en-GB"/>
        </w:rPr>
      </w:pPr>
      <w:r>
        <w:rPr>
          <w:noProof/>
          <w:lang w:eastAsia="de-DE"/>
        </w:rPr>
        <w:drawing>
          <wp:inline distT="0" distB="0" distL="0" distR="0" wp14:anchorId="00ECE4A7" wp14:editId="1D897C56">
            <wp:extent cx="5324475" cy="3990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3F1AF1D" w14:textId="08CD7487" w:rsidR="007653A2" w:rsidRDefault="007653A2" w:rsidP="007653A2">
      <w:pPr>
        <w:rPr>
          <w:lang w:val="en-GB"/>
        </w:rPr>
      </w:pPr>
      <w:r>
        <w:rPr>
          <w:lang w:val="en-GB"/>
        </w:rPr>
        <w:lastRenderedPageBreak/>
        <w:t xml:space="preserve">Single root: 50 cm long, variable </w:t>
      </w:r>
      <w:proofErr w:type="spellStart"/>
      <w:r>
        <w:rPr>
          <w:lang w:val="en-GB"/>
        </w:rPr>
        <w:t>kx</w:t>
      </w:r>
      <w:proofErr w:type="spellEnd"/>
      <w:r>
        <w:rPr>
          <w:lang w:val="en-GB"/>
        </w:rPr>
        <w:t xml:space="preserve"> and </w:t>
      </w:r>
      <w:proofErr w:type="spellStart"/>
      <w:r>
        <w:rPr>
          <w:lang w:val="en-GB"/>
        </w:rPr>
        <w:t>kr</w:t>
      </w:r>
      <w:proofErr w:type="spellEnd"/>
      <w:r>
        <w:rPr>
          <w:lang w:val="en-GB"/>
        </w:rPr>
        <w:t xml:space="preserve"> parameters along the root</w:t>
      </w:r>
    </w:p>
    <w:p w14:paraId="19D7D723" w14:textId="56909EE3" w:rsidR="007653A2" w:rsidRDefault="007653A2" w:rsidP="007653A2">
      <w:pPr>
        <w:rPr>
          <w:lang w:val="en-GB"/>
        </w:rPr>
      </w:pPr>
      <w:proofErr w:type="spellStart"/>
      <w:r>
        <w:rPr>
          <w:lang w:val="en-GB"/>
        </w:rPr>
        <w:t>Krs</w:t>
      </w:r>
      <w:proofErr w:type="spellEnd"/>
      <w:r w:rsidR="005E31EB">
        <w:rPr>
          <w:lang w:val="en-GB"/>
        </w:rPr>
        <w:t>:</w:t>
      </w:r>
      <w:r>
        <w:rPr>
          <w:lang w:val="en-GB"/>
        </w:rPr>
        <w:t xml:space="preserve"> 0.0</w:t>
      </w:r>
      <w:r w:rsidR="005E31EB">
        <w:rPr>
          <w:lang w:val="en-GB"/>
        </w:rPr>
        <w:t>00498</w:t>
      </w:r>
      <w:r>
        <w:rPr>
          <w:lang w:val="en-GB"/>
        </w:rPr>
        <w:t xml:space="preserve"> cm³/cm/d</w:t>
      </w:r>
      <w:proofErr w:type="gramStart"/>
      <w:r w:rsidR="005E31EB">
        <w:rPr>
          <w:lang w:val="en-GB"/>
        </w:rPr>
        <w:t xml:space="preserve">;  </w:t>
      </w:r>
      <w:proofErr w:type="spellStart"/>
      <w:r w:rsidR="005E31EB">
        <w:rPr>
          <w:lang w:val="en-GB"/>
        </w:rPr>
        <w:t>Krsbigroot</w:t>
      </w:r>
      <w:proofErr w:type="spellEnd"/>
      <w:proofErr w:type="gramEnd"/>
      <w:r w:rsidR="005E31EB">
        <w:rPr>
          <w:lang w:val="en-GB"/>
        </w:rPr>
        <w:t>:</w:t>
      </w:r>
      <w:r w:rsidR="005E31EB" w:rsidRPr="005E31EB">
        <w:rPr>
          <w:lang w:val="en-GB"/>
        </w:rPr>
        <w:t xml:space="preserve"> </w:t>
      </w:r>
      <w:r w:rsidR="005E31EB">
        <w:rPr>
          <w:lang w:val="en-GB"/>
        </w:rPr>
        <w:t>0.000485</w:t>
      </w:r>
    </w:p>
    <w:p w14:paraId="4A532CFC" w14:textId="09FA4B4A" w:rsidR="007653A2" w:rsidRDefault="007653A2" w:rsidP="009C73D0">
      <w:pPr>
        <w:rPr>
          <w:lang w:val="en-GB"/>
        </w:rPr>
      </w:pPr>
      <w:r>
        <w:rPr>
          <w:noProof/>
          <w:lang w:eastAsia="de-DE"/>
        </w:rPr>
        <w:drawing>
          <wp:inline distT="0" distB="0" distL="0" distR="0" wp14:anchorId="1C0F150F" wp14:editId="253F5706">
            <wp:extent cx="5324475" cy="39909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46938CB" w14:textId="0E915B9A" w:rsidR="007653A2" w:rsidRDefault="007653A2" w:rsidP="009C73D0">
      <w:pPr>
        <w:rPr>
          <w:lang w:val="en-GB"/>
        </w:rPr>
      </w:pPr>
      <w:r>
        <w:rPr>
          <w:noProof/>
          <w:lang w:eastAsia="de-DE"/>
        </w:rPr>
        <w:drawing>
          <wp:inline distT="0" distB="0" distL="0" distR="0" wp14:anchorId="6B86F54A" wp14:editId="13110249">
            <wp:extent cx="5324475" cy="39909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973D572" w14:textId="2D69E1EF" w:rsidR="007653A2" w:rsidRDefault="00050EAE" w:rsidP="009C73D0">
      <w:pPr>
        <w:rPr>
          <w:lang w:val="en-GB"/>
        </w:rPr>
      </w:pPr>
      <w:r>
        <w:rPr>
          <w:noProof/>
          <w:lang w:eastAsia="de-DE"/>
        </w:rPr>
        <w:lastRenderedPageBreak/>
        <w:drawing>
          <wp:inline distT="0" distB="0" distL="0" distR="0" wp14:anchorId="4A8193A7" wp14:editId="3E930E09">
            <wp:extent cx="5324475" cy="3990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1904515" w14:textId="2BF77945" w:rsidR="009D108E" w:rsidRDefault="009D108E" w:rsidP="009C73D0">
      <w:pPr>
        <w:rPr>
          <w:lang w:val="en-GB"/>
        </w:rPr>
      </w:pPr>
      <w:r>
        <w:rPr>
          <w:lang w:val="en-GB"/>
        </w:rPr>
        <w:t xml:space="preserve">Maize: </w:t>
      </w:r>
    </w:p>
    <w:p w14:paraId="4FF41439" w14:textId="2A367796" w:rsidR="009D108E" w:rsidRDefault="009D108E" w:rsidP="009C73D0">
      <w:pPr>
        <w:rPr>
          <w:lang w:val="en-GB"/>
        </w:rPr>
      </w:pPr>
      <w:proofErr w:type="spellStart"/>
      <w:r>
        <w:rPr>
          <w:lang w:val="en-GB"/>
        </w:rPr>
        <w:t>Krs</w:t>
      </w:r>
      <w:proofErr w:type="spellEnd"/>
      <w:r>
        <w:rPr>
          <w:lang w:val="en-GB"/>
        </w:rPr>
        <w:t>= 0.0563 cm³/cm/d</w:t>
      </w:r>
    </w:p>
    <w:p w14:paraId="73DE1772" w14:textId="0BFA62FE" w:rsidR="009D108E" w:rsidRDefault="009D108E" w:rsidP="009C73D0">
      <w:pPr>
        <w:rPr>
          <w:lang w:val="en-GB"/>
        </w:rPr>
      </w:pPr>
      <w:proofErr w:type="spellStart"/>
      <w:r>
        <w:rPr>
          <w:lang w:val="en-GB"/>
        </w:rPr>
        <w:t>Krsbigroot</w:t>
      </w:r>
      <w:proofErr w:type="spellEnd"/>
      <w:r>
        <w:rPr>
          <w:lang w:val="en-GB"/>
        </w:rPr>
        <w:t xml:space="preserve"> = 0.0784 cm³/cm/d</w:t>
      </w:r>
    </w:p>
    <w:p w14:paraId="6754CB36" w14:textId="5EA74953" w:rsidR="009D108E" w:rsidRDefault="009D108E" w:rsidP="009C73D0">
      <w:pPr>
        <w:rPr>
          <w:lang w:val="en-GB"/>
        </w:rPr>
      </w:pPr>
      <w:proofErr w:type="spellStart"/>
      <w:r>
        <w:rPr>
          <w:lang w:val="en-GB"/>
        </w:rPr>
        <w:t>Psicolar</w:t>
      </w:r>
      <w:proofErr w:type="spellEnd"/>
      <w:r>
        <w:rPr>
          <w:lang w:val="en-GB"/>
        </w:rPr>
        <w:t>: -4000 cm</w:t>
      </w:r>
    </w:p>
    <w:p w14:paraId="52B4E58B" w14:textId="55AFCB1E" w:rsidR="009D108E" w:rsidRDefault="009D108E" w:rsidP="009C73D0">
      <w:pPr>
        <w:rPr>
          <w:lang w:val="en-GB"/>
        </w:rPr>
      </w:pPr>
      <w:proofErr w:type="spellStart"/>
      <w:r>
        <w:rPr>
          <w:lang w:val="en-GB"/>
        </w:rPr>
        <w:t>Psisoiltop</w:t>
      </w:r>
      <w:proofErr w:type="spellEnd"/>
      <w:r>
        <w:rPr>
          <w:lang w:val="en-GB"/>
        </w:rPr>
        <w:t>: -3000 cm</w:t>
      </w:r>
    </w:p>
    <w:p w14:paraId="391AD6D0" w14:textId="08DDC980" w:rsidR="009D108E" w:rsidRDefault="009D108E" w:rsidP="009C73D0">
      <w:pPr>
        <w:rPr>
          <w:lang w:val="en-GB"/>
        </w:rPr>
      </w:pPr>
      <w:proofErr w:type="spellStart"/>
      <w:r>
        <w:rPr>
          <w:lang w:val="en-GB"/>
        </w:rPr>
        <w:t>Psoil</w:t>
      </w:r>
      <w:proofErr w:type="spellEnd"/>
      <w:r>
        <w:rPr>
          <w:lang w:val="en-GB"/>
        </w:rPr>
        <w:t xml:space="preserve"> bottom: 0 cm. </w:t>
      </w:r>
    </w:p>
    <w:p w14:paraId="6E59A21F" w14:textId="09E4A063" w:rsidR="009D108E" w:rsidRDefault="009D108E" w:rsidP="009C73D0">
      <w:pPr>
        <w:rPr>
          <w:lang w:val="en-GB"/>
        </w:rPr>
      </w:pPr>
      <w:r w:rsidRPr="009D108E">
        <w:rPr>
          <w:noProof/>
          <w:lang w:eastAsia="de-DE"/>
        </w:rPr>
        <w:lastRenderedPageBreak/>
        <w:drawing>
          <wp:inline distT="0" distB="0" distL="0" distR="0" wp14:anchorId="22E99A88" wp14:editId="76DA1F75">
            <wp:extent cx="53340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334000" cy="4000500"/>
                    </a:xfrm>
                    <a:prstGeom prst="rect">
                      <a:avLst/>
                    </a:prstGeom>
                  </pic:spPr>
                </pic:pic>
              </a:graphicData>
            </a:graphic>
          </wp:inline>
        </w:drawing>
      </w:r>
    </w:p>
    <w:p w14:paraId="46B72DEA" w14:textId="36F8F074" w:rsidR="009D108E" w:rsidRDefault="009D108E" w:rsidP="009C73D0">
      <w:pPr>
        <w:rPr>
          <w:lang w:val="en-GB"/>
        </w:rPr>
      </w:pPr>
      <w:r>
        <w:rPr>
          <w:noProof/>
          <w:lang w:eastAsia="de-DE"/>
        </w:rPr>
        <w:drawing>
          <wp:inline distT="0" distB="0" distL="0" distR="0" wp14:anchorId="5C6CCC3C" wp14:editId="6A1EB454">
            <wp:extent cx="5324475" cy="3990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72D683D" w14:textId="13E8E08F" w:rsidR="009D108E" w:rsidRDefault="009D108E" w:rsidP="009C73D0">
      <w:pPr>
        <w:rPr>
          <w:lang w:val="en-GB"/>
        </w:rPr>
      </w:pPr>
      <w:r>
        <w:rPr>
          <w:noProof/>
          <w:lang w:eastAsia="de-DE"/>
        </w:rPr>
        <w:lastRenderedPageBreak/>
        <w:drawing>
          <wp:inline distT="0" distB="0" distL="0" distR="0" wp14:anchorId="7C54431C" wp14:editId="6CFF2986">
            <wp:extent cx="5324475" cy="399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7FB908F" w14:textId="0F52EB75" w:rsidR="009D108E" w:rsidRDefault="00581BF5" w:rsidP="009C73D0">
      <w:pPr>
        <w:rPr>
          <w:lang w:val="en-GB"/>
        </w:rPr>
      </w:pPr>
      <w:r>
        <w:rPr>
          <w:noProof/>
          <w:lang w:eastAsia="de-DE"/>
        </w:rPr>
        <w:drawing>
          <wp:inline distT="0" distB="0" distL="0" distR="0" wp14:anchorId="19F5F586" wp14:editId="7B1F9788">
            <wp:extent cx="5324475" cy="3990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8D07439" w14:textId="77777777" w:rsidR="005E31EB" w:rsidRDefault="005E31EB">
      <w:pPr>
        <w:rPr>
          <w:lang w:val="en-GB"/>
        </w:rPr>
      </w:pPr>
      <w:r>
        <w:rPr>
          <w:lang w:val="en-GB"/>
        </w:rPr>
        <w:br w:type="page"/>
      </w:r>
    </w:p>
    <w:p w14:paraId="3007755E" w14:textId="7814126C" w:rsidR="005E31EB" w:rsidRDefault="005E31EB" w:rsidP="009C73D0">
      <w:pPr>
        <w:rPr>
          <w:lang w:val="en-GB"/>
        </w:rPr>
      </w:pPr>
      <w:r>
        <w:rPr>
          <w:lang w:val="en-GB"/>
        </w:rPr>
        <w:lastRenderedPageBreak/>
        <w:t>Sunflower</w:t>
      </w:r>
    </w:p>
    <w:p w14:paraId="6FE6EC90" w14:textId="1D62CEDC" w:rsidR="001038B7" w:rsidRDefault="001038B7" w:rsidP="001038B7">
      <w:pPr>
        <w:rPr>
          <w:lang w:val="en-GB"/>
        </w:rPr>
      </w:pPr>
      <w:proofErr w:type="spellStart"/>
      <w:r>
        <w:rPr>
          <w:lang w:val="en-GB"/>
        </w:rPr>
        <w:t>Krs</w:t>
      </w:r>
      <w:proofErr w:type="spellEnd"/>
      <w:r>
        <w:rPr>
          <w:lang w:val="en-GB"/>
        </w:rPr>
        <w:t>= 0.00555 cm³/cm/d</w:t>
      </w:r>
    </w:p>
    <w:p w14:paraId="090E39F7" w14:textId="6C6FF04E" w:rsidR="001038B7" w:rsidRDefault="001038B7" w:rsidP="001038B7">
      <w:pPr>
        <w:rPr>
          <w:lang w:val="en-GB"/>
        </w:rPr>
      </w:pPr>
      <w:proofErr w:type="spellStart"/>
      <w:r>
        <w:rPr>
          <w:lang w:val="en-GB"/>
        </w:rPr>
        <w:t>Krsbigroot</w:t>
      </w:r>
      <w:proofErr w:type="spellEnd"/>
      <w:r>
        <w:rPr>
          <w:lang w:val="en-GB"/>
        </w:rPr>
        <w:t xml:space="preserve"> = 0.0068 cm³/cm/d</w:t>
      </w:r>
    </w:p>
    <w:p w14:paraId="01D2708E" w14:textId="77777777" w:rsidR="001038B7" w:rsidRDefault="001038B7" w:rsidP="001038B7">
      <w:pPr>
        <w:rPr>
          <w:lang w:val="en-GB"/>
        </w:rPr>
      </w:pPr>
      <w:proofErr w:type="spellStart"/>
      <w:r>
        <w:rPr>
          <w:lang w:val="en-GB"/>
        </w:rPr>
        <w:t>Psicolar</w:t>
      </w:r>
      <w:proofErr w:type="spellEnd"/>
      <w:r>
        <w:rPr>
          <w:lang w:val="en-GB"/>
        </w:rPr>
        <w:t>: -4000 cm</w:t>
      </w:r>
    </w:p>
    <w:p w14:paraId="0134B76E" w14:textId="77777777" w:rsidR="001038B7" w:rsidRDefault="001038B7" w:rsidP="001038B7">
      <w:pPr>
        <w:rPr>
          <w:lang w:val="en-GB"/>
        </w:rPr>
      </w:pPr>
      <w:proofErr w:type="spellStart"/>
      <w:r>
        <w:rPr>
          <w:lang w:val="en-GB"/>
        </w:rPr>
        <w:t>Psisoiltop</w:t>
      </w:r>
      <w:proofErr w:type="spellEnd"/>
      <w:r>
        <w:rPr>
          <w:lang w:val="en-GB"/>
        </w:rPr>
        <w:t>: -3000 cm</w:t>
      </w:r>
    </w:p>
    <w:p w14:paraId="5E6DA125" w14:textId="77777777" w:rsidR="001038B7" w:rsidRDefault="001038B7" w:rsidP="001038B7">
      <w:pPr>
        <w:rPr>
          <w:lang w:val="en-GB"/>
        </w:rPr>
      </w:pPr>
      <w:proofErr w:type="spellStart"/>
      <w:r>
        <w:rPr>
          <w:lang w:val="en-GB"/>
        </w:rPr>
        <w:t>Psoil</w:t>
      </w:r>
      <w:proofErr w:type="spellEnd"/>
      <w:r>
        <w:rPr>
          <w:lang w:val="en-GB"/>
        </w:rPr>
        <w:t xml:space="preserve"> bottom: 0 cm. </w:t>
      </w:r>
    </w:p>
    <w:p w14:paraId="292E55A4" w14:textId="64119BD8" w:rsidR="005E31EB" w:rsidRDefault="001038B7" w:rsidP="009C73D0">
      <w:pPr>
        <w:rPr>
          <w:lang w:val="en-GB"/>
        </w:rPr>
      </w:pPr>
      <w:r>
        <w:rPr>
          <w:noProof/>
          <w:lang w:eastAsia="de-DE"/>
        </w:rPr>
        <w:drawing>
          <wp:inline distT="0" distB="0" distL="0" distR="0" wp14:anchorId="3F959B1D" wp14:editId="679BEE4B">
            <wp:extent cx="5324475" cy="39909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1983AC9" w14:textId="3A558912" w:rsidR="005E31EB" w:rsidRDefault="001038B7" w:rsidP="009C73D0">
      <w:pPr>
        <w:rPr>
          <w:lang w:val="en-GB"/>
        </w:rPr>
      </w:pPr>
      <w:r>
        <w:rPr>
          <w:noProof/>
          <w:lang w:eastAsia="de-DE"/>
        </w:rPr>
        <w:lastRenderedPageBreak/>
        <w:drawing>
          <wp:inline distT="0" distB="0" distL="0" distR="0" wp14:anchorId="39F2135A" wp14:editId="550BA213">
            <wp:extent cx="5324475" cy="3990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E784D07" w14:textId="6111D86E" w:rsidR="001038B7" w:rsidRDefault="001038B7" w:rsidP="009C73D0">
      <w:pPr>
        <w:rPr>
          <w:lang w:val="en-GB"/>
        </w:rPr>
      </w:pPr>
      <w:r>
        <w:rPr>
          <w:noProof/>
          <w:lang w:eastAsia="de-DE"/>
        </w:rPr>
        <w:drawing>
          <wp:inline distT="0" distB="0" distL="0" distR="0" wp14:anchorId="58455F3B" wp14:editId="38319444">
            <wp:extent cx="5324475" cy="39909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300F69" w14:textId="5D35D270" w:rsidR="001038B7" w:rsidRDefault="00581BF5" w:rsidP="009C73D0">
      <w:pPr>
        <w:rPr>
          <w:lang w:val="en-GB"/>
        </w:rPr>
      </w:pPr>
      <w:r>
        <w:rPr>
          <w:noProof/>
          <w:lang w:eastAsia="de-DE"/>
        </w:rPr>
        <w:lastRenderedPageBreak/>
        <w:drawing>
          <wp:inline distT="0" distB="0" distL="0" distR="0" wp14:anchorId="42760FE5" wp14:editId="72AB738A">
            <wp:extent cx="5324475" cy="3990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0289E11" w14:textId="77777777" w:rsidR="00AA1EF4" w:rsidRDefault="00AA1EF4" w:rsidP="009C73D0">
      <w:pPr>
        <w:rPr>
          <w:lang w:val="en-GB"/>
        </w:rPr>
      </w:pPr>
    </w:p>
    <w:p w14:paraId="7144D53A" w14:textId="47A53E1C" w:rsidR="00AA1EF4" w:rsidRDefault="00AA1EF4" w:rsidP="009C73D0">
      <w:pPr>
        <w:rPr>
          <w:lang w:val="en-GB"/>
        </w:rPr>
      </w:pPr>
      <w:r>
        <w:rPr>
          <w:lang w:val="en-GB"/>
        </w:rPr>
        <w:t>Grass</w:t>
      </w:r>
    </w:p>
    <w:p w14:paraId="2DD2492C" w14:textId="4469385B" w:rsidR="0072193A" w:rsidRDefault="0072193A" w:rsidP="0072193A">
      <w:pPr>
        <w:rPr>
          <w:lang w:val="en-GB"/>
        </w:rPr>
      </w:pPr>
      <w:proofErr w:type="spellStart"/>
      <w:r>
        <w:rPr>
          <w:lang w:val="en-GB"/>
        </w:rPr>
        <w:t>Krs</w:t>
      </w:r>
      <w:proofErr w:type="spellEnd"/>
      <w:r>
        <w:rPr>
          <w:lang w:val="en-GB"/>
        </w:rPr>
        <w:t>= 0.045 cm³/cm/d</w:t>
      </w:r>
    </w:p>
    <w:p w14:paraId="774DF40C" w14:textId="65871BDB" w:rsidR="0072193A" w:rsidRDefault="0072193A" w:rsidP="0072193A">
      <w:pPr>
        <w:rPr>
          <w:lang w:val="en-GB"/>
        </w:rPr>
      </w:pPr>
      <w:proofErr w:type="spellStart"/>
      <w:r>
        <w:rPr>
          <w:lang w:val="en-GB"/>
        </w:rPr>
        <w:t>Krsbigroot</w:t>
      </w:r>
      <w:proofErr w:type="spellEnd"/>
      <w:r>
        <w:rPr>
          <w:lang w:val="en-GB"/>
        </w:rPr>
        <w:t xml:space="preserve"> = 0.0489 cm³/cm/d</w:t>
      </w:r>
    </w:p>
    <w:p w14:paraId="0498731D" w14:textId="77777777" w:rsidR="0072193A" w:rsidRDefault="0072193A" w:rsidP="0072193A">
      <w:pPr>
        <w:rPr>
          <w:lang w:val="en-GB"/>
        </w:rPr>
      </w:pPr>
      <w:proofErr w:type="spellStart"/>
      <w:r>
        <w:rPr>
          <w:lang w:val="en-GB"/>
        </w:rPr>
        <w:t>Psicolar</w:t>
      </w:r>
      <w:proofErr w:type="spellEnd"/>
      <w:r>
        <w:rPr>
          <w:lang w:val="en-GB"/>
        </w:rPr>
        <w:t>: -4000 cm</w:t>
      </w:r>
    </w:p>
    <w:p w14:paraId="6784D1A9" w14:textId="77777777" w:rsidR="0072193A" w:rsidRDefault="0072193A" w:rsidP="0072193A">
      <w:pPr>
        <w:rPr>
          <w:lang w:val="en-GB"/>
        </w:rPr>
      </w:pPr>
      <w:proofErr w:type="spellStart"/>
      <w:r>
        <w:rPr>
          <w:lang w:val="en-GB"/>
        </w:rPr>
        <w:t>Psisoiltop</w:t>
      </w:r>
      <w:proofErr w:type="spellEnd"/>
      <w:r>
        <w:rPr>
          <w:lang w:val="en-GB"/>
        </w:rPr>
        <w:t>: -3000 cm</w:t>
      </w:r>
    </w:p>
    <w:p w14:paraId="78B51737" w14:textId="6D6C2E16" w:rsidR="00AA1EF4" w:rsidRDefault="0072193A" w:rsidP="0072193A">
      <w:pPr>
        <w:rPr>
          <w:lang w:val="en-GB"/>
        </w:rPr>
      </w:pPr>
      <w:proofErr w:type="spellStart"/>
      <w:r>
        <w:rPr>
          <w:lang w:val="en-GB"/>
        </w:rPr>
        <w:t>Psoil</w:t>
      </w:r>
      <w:proofErr w:type="spellEnd"/>
      <w:r>
        <w:rPr>
          <w:lang w:val="en-GB"/>
        </w:rPr>
        <w:t xml:space="preserve"> bottom: 0 cm.</w:t>
      </w:r>
    </w:p>
    <w:p w14:paraId="0B4484BE" w14:textId="560D6A0E" w:rsidR="0072193A" w:rsidRDefault="0072193A" w:rsidP="0072193A">
      <w:pPr>
        <w:rPr>
          <w:lang w:val="en-GB"/>
        </w:rPr>
      </w:pPr>
      <w:proofErr w:type="spellStart"/>
      <w:r>
        <w:rPr>
          <w:lang w:val="en-GB"/>
        </w:rPr>
        <w:t>Peffsoil</w:t>
      </w:r>
      <w:proofErr w:type="spellEnd"/>
      <w:r>
        <w:rPr>
          <w:lang w:val="en-GB"/>
        </w:rPr>
        <w:t>: -1999 cm</w:t>
      </w:r>
    </w:p>
    <w:p w14:paraId="7C47AF34" w14:textId="6EF3979B" w:rsidR="00AA1EF4" w:rsidRDefault="00AA1EF4" w:rsidP="009C73D0">
      <w:pPr>
        <w:rPr>
          <w:lang w:val="en-GB"/>
        </w:rPr>
      </w:pPr>
      <w:r>
        <w:rPr>
          <w:noProof/>
          <w:lang w:eastAsia="de-DE"/>
        </w:rPr>
        <w:lastRenderedPageBreak/>
        <w:drawing>
          <wp:inline distT="0" distB="0" distL="0" distR="0" wp14:anchorId="01C6DE0F" wp14:editId="299908CE">
            <wp:extent cx="5324475" cy="39909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144A3A8" w14:textId="06943719" w:rsidR="00AA1EF4" w:rsidRDefault="00AA1EF4" w:rsidP="009C73D0">
      <w:pPr>
        <w:rPr>
          <w:lang w:val="en-GB"/>
        </w:rPr>
      </w:pPr>
      <w:r>
        <w:rPr>
          <w:noProof/>
          <w:lang w:eastAsia="de-DE"/>
        </w:rPr>
        <w:drawing>
          <wp:inline distT="0" distB="0" distL="0" distR="0" wp14:anchorId="073717F2" wp14:editId="0864300E">
            <wp:extent cx="5324475" cy="39909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94CA44C" w14:textId="46308D0D" w:rsidR="00AA1EF4" w:rsidRDefault="00AA1EF4" w:rsidP="009C73D0">
      <w:pPr>
        <w:rPr>
          <w:lang w:val="en-GB"/>
        </w:rPr>
      </w:pPr>
      <w:r>
        <w:rPr>
          <w:noProof/>
          <w:lang w:eastAsia="de-DE"/>
        </w:rPr>
        <w:lastRenderedPageBreak/>
        <w:drawing>
          <wp:inline distT="0" distB="0" distL="0" distR="0" wp14:anchorId="2B40B52E" wp14:editId="371BF270">
            <wp:extent cx="5324475" cy="39909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A007CF" w14:textId="26CD8AFA" w:rsidR="00AA1EF4" w:rsidRDefault="00AA1EF4" w:rsidP="009C73D0">
      <w:pPr>
        <w:rPr>
          <w:lang w:val="en-GB"/>
        </w:rPr>
      </w:pPr>
    </w:p>
    <w:p w14:paraId="4958731B" w14:textId="48C77482" w:rsidR="00AA1EF4" w:rsidRDefault="009B3F65" w:rsidP="009C73D0">
      <w:pPr>
        <w:rPr>
          <w:lang w:val="en-GB"/>
        </w:rPr>
      </w:pPr>
      <w:r>
        <w:rPr>
          <w:noProof/>
          <w:lang w:eastAsia="de-DE"/>
        </w:rPr>
        <w:drawing>
          <wp:inline distT="0" distB="0" distL="0" distR="0" wp14:anchorId="2DC7DB98" wp14:editId="096A2984">
            <wp:extent cx="5324475" cy="3990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EFAE573" w14:textId="77777777" w:rsidR="009C05C0" w:rsidRDefault="009C05C0" w:rsidP="009C73D0">
      <w:pPr>
        <w:rPr>
          <w:lang w:val="en-GB"/>
        </w:rPr>
      </w:pPr>
    </w:p>
    <w:p w14:paraId="7A41766B" w14:textId="7B5237CF" w:rsidR="009C05C0" w:rsidRDefault="009C05C0" w:rsidP="009C73D0">
      <w:pPr>
        <w:rPr>
          <w:lang w:val="en-GB"/>
        </w:rPr>
      </w:pPr>
      <w:r>
        <w:rPr>
          <w:lang w:val="en-GB"/>
        </w:rPr>
        <w:lastRenderedPageBreak/>
        <w:t>Mixed grass-maize system</w:t>
      </w:r>
    </w:p>
    <w:p w14:paraId="1D986B1F" w14:textId="1490EE17" w:rsidR="009C05C0" w:rsidRDefault="009C05C0" w:rsidP="009C73D0">
      <w:pPr>
        <w:rPr>
          <w:lang w:val="en-GB"/>
        </w:rPr>
      </w:pPr>
      <w:r>
        <w:rPr>
          <w:lang w:val="en-GB"/>
        </w:rPr>
        <w:t>10 maize plants /m²</w:t>
      </w:r>
    </w:p>
    <w:p w14:paraId="1C33FF35" w14:textId="0DD802BE" w:rsidR="009C05C0" w:rsidRDefault="009C05C0" w:rsidP="009C73D0">
      <w:pPr>
        <w:rPr>
          <w:lang w:val="en-GB"/>
        </w:rPr>
      </w:pPr>
      <w:r>
        <w:rPr>
          <w:lang w:val="en-GB"/>
        </w:rPr>
        <w:t>400 grass plants /m²</w:t>
      </w:r>
    </w:p>
    <w:p w14:paraId="5844CF55" w14:textId="09372F45" w:rsidR="009C05C0" w:rsidRDefault="009C05C0" w:rsidP="009C73D0">
      <w:pPr>
        <w:rPr>
          <w:lang w:val="en-GB"/>
        </w:rPr>
      </w:pPr>
      <w:proofErr w:type="spellStart"/>
      <w:r>
        <w:rPr>
          <w:lang w:val="en-GB"/>
        </w:rPr>
        <w:t>Psisoil</w:t>
      </w:r>
      <w:proofErr w:type="spellEnd"/>
      <w:r>
        <w:rPr>
          <w:lang w:val="en-GB"/>
        </w:rPr>
        <w:t xml:space="preserve"> top = -3100 cm; </w:t>
      </w:r>
      <w:proofErr w:type="spellStart"/>
      <w:r>
        <w:rPr>
          <w:lang w:val="en-GB"/>
        </w:rPr>
        <w:t>Psisoil</w:t>
      </w:r>
      <w:proofErr w:type="spellEnd"/>
      <w:r>
        <w:rPr>
          <w:lang w:val="en-GB"/>
        </w:rPr>
        <w:t xml:space="preserve"> bottom = 0 cm</w:t>
      </w:r>
    </w:p>
    <w:p w14:paraId="170AA13B" w14:textId="6D263D5B" w:rsidR="009C05C0" w:rsidRDefault="009C05C0" w:rsidP="009C73D0">
      <w:pPr>
        <w:rPr>
          <w:lang w:val="en-GB"/>
        </w:rPr>
      </w:pPr>
      <w:proofErr w:type="spellStart"/>
      <w:r>
        <w:rPr>
          <w:lang w:val="en-GB"/>
        </w:rPr>
        <w:t>Tpot</w:t>
      </w:r>
      <w:proofErr w:type="spellEnd"/>
      <w:r>
        <w:rPr>
          <w:lang w:val="en-GB"/>
        </w:rPr>
        <w:t>=0.5 cm/d</w:t>
      </w:r>
    </w:p>
    <w:p w14:paraId="32EDF03E" w14:textId="59277689" w:rsidR="009C05C0" w:rsidRDefault="009C05C0" w:rsidP="009C73D0">
      <w:pPr>
        <w:rPr>
          <w:lang w:val="en-GB"/>
        </w:rPr>
      </w:pPr>
      <w:proofErr w:type="spellStart"/>
      <w:r>
        <w:rPr>
          <w:lang w:val="en-GB"/>
        </w:rPr>
        <w:t>Tmaize</w:t>
      </w:r>
      <w:proofErr w:type="spellEnd"/>
      <w:r>
        <w:rPr>
          <w:lang w:val="en-GB"/>
        </w:rPr>
        <w:t>=0.3 cm/d</w:t>
      </w:r>
    </w:p>
    <w:p w14:paraId="6F0CCD28" w14:textId="16179D1B" w:rsidR="009C05C0" w:rsidRDefault="009C05C0" w:rsidP="009C73D0">
      <w:pPr>
        <w:rPr>
          <w:lang w:val="en-GB"/>
        </w:rPr>
      </w:pPr>
      <w:proofErr w:type="spellStart"/>
      <w:r>
        <w:rPr>
          <w:lang w:val="en-GB"/>
        </w:rPr>
        <w:t>Tgrass</w:t>
      </w:r>
      <w:proofErr w:type="spellEnd"/>
      <w:r>
        <w:rPr>
          <w:lang w:val="en-GB"/>
        </w:rPr>
        <w:t>=0.2 cm/d</w:t>
      </w:r>
    </w:p>
    <w:p w14:paraId="59FB3B1D" w14:textId="4FE8C5D0" w:rsidR="009C05C0" w:rsidRDefault="009C05C0" w:rsidP="009C73D0">
      <w:pPr>
        <w:rPr>
          <w:lang w:val="en-GB"/>
        </w:rPr>
      </w:pPr>
      <w:proofErr w:type="spellStart"/>
      <w:r>
        <w:rPr>
          <w:lang w:val="en-GB"/>
        </w:rPr>
        <w:t>Psileaf</w:t>
      </w:r>
      <w:proofErr w:type="spellEnd"/>
      <w:r>
        <w:rPr>
          <w:lang w:val="en-GB"/>
        </w:rPr>
        <w:t xml:space="preserve"> maize=-7515 cm</w:t>
      </w:r>
    </w:p>
    <w:p w14:paraId="718E973C" w14:textId="3BF71033" w:rsidR="009C05C0" w:rsidRDefault="009C05C0" w:rsidP="009C73D0">
      <w:pPr>
        <w:rPr>
          <w:lang w:val="en-GB"/>
        </w:rPr>
      </w:pPr>
      <w:proofErr w:type="spellStart"/>
      <w:r>
        <w:rPr>
          <w:lang w:val="en-GB"/>
        </w:rPr>
        <w:t>Psieffsoil_maize</w:t>
      </w:r>
      <w:proofErr w:type="spellEnd"/>
      <w:r>
        <w:rPr>
          <w:lang w:val="en-GB"/>
        </w:rPr>
        <w:t>=--2189 cm</w:t>
      </w:r>
    </w:p>
    <w:p w14:paraId="76810D51" w14:textId="0F71715D" w:rsidR="009C05C0" w:rsidRDefault="009C05C0" w:rsidP="009C73D0">
      <w:pPr>
        <w:rPr>
          <w:lang w:val="en-GB"/>
        </w:rPr>
      </w:pPr>
      <w:proofErr w:type="spellStart"/>
      <w:r>
        <w:rPr>
          <w:lang w:val="en-GB"/>
        </w:rPr>
        <w:t>Psileaf</w:t>
      </w:r>
      <w:proofErr w:type="spellEnd"/>
      <w:r>
        <w:rPr>
          <w:lang w:val="en-GB"/>
        </w:rPr>
        <w:t xml:space="preserve"> grass= -3041 cm</w:t>
      </w:r>
    </w:p>
    <w:p w14:paraId="10353D96" w14:textId="3187EA75" w:rsidR="009C05C0" w:rsidRDefault="009C05C0" w:rsidP="009C73D0">
      <w:pPr>
        <w:rPr>
          <w:lang w:val="en-GB"/>
        </w:rPr>
      </w:pPr>
      <w:proofErr w:type="spellStart"/>
      <w:r>
        <w:rPr>
          <w:lang w:val="en-GB"/>
        </w:rPr>
        <w:t>Psieffsoil_grass</w:t>
      </w:r>
      <w:proofErr w:type="spellEnd"/>
      <w:r>
        <w:rPr>
          <w:lang w:val="en-GB"/>
        </w:rPr>
        <w:t>= -2930 cm</w:t>
      </w:r>
    </w:p>
    <w:p w14:paraId="463A51C3" w14:textId="77777777" w:rsidR="009C05C0" w:rsidRDefault="009C05C0" w:rsidP="009C73D0">
      <w:pPr>
        <w:rPr>
          <w:lang w:val="en-GB"/>
        </w:rPr>
      </w:pPr>
    </w:p>
    <w:p w14:paraId="465F75B7" w14:textId="5BB50A36" w:rsidR="009C05C0" w:rsidRDefault="009C05C0" w:rsidP="009C73D0">
      <w:pPr>
        <w:rPr>
          <w:lang w:val="en-GB"/>
        </w:rPr>
      </w:pPr>
      <w:proofErr w:type="spellStart"/>
      <w:r>
        <w:rPr>
          <w:lang w:val="en-GB"/>
        </w:rPr>
        <w:t>Krs_mixed</w:t>
      </w:r>
      <w:proofErr w:type="spellEnd"/>
      <w:r>
        <w:rPr>
          <w:lang w:val="en-GB"/>
        </w:rPr>
        <w:t>= 0.0019 1/d</w:t>
      </w:r>
    </w:p>
    <w:p w14:paraId="467F008B" w14:textId="04AF6AAD" w:rsidR="009C05C0" w:rsidRDefault="009C05C0" w:rsidP="009C73D0">
      <w:pPr>
        <w:rPr>
          <w:lang w:val="en-GB"/>
        </w:rPr>
      </w:pPr>
      <w:proofErr w:type="spellStart"/>
      <w:r>
        <w:rPr>
          <w:lang w:val="en-GB"/>
        </w:rPr>
        <w:t>Psileaf_mixed</w:t>
      </w:r>
      <w:proofErr w:type="spellEnd"/>
      <w:r>
        <w:rPr>
          <w:lang w:val="en-GB"/>
        </w:rPr>
        <w:t>=-2755 cm</w:t>
      </w:r>
    </w:p>
    <w:p w14:paraId="3F9A3C00" w14:textId="464B77EE" w:rsidR="009C05C0" w:rsidRDefault="009C05C0" w:rsidP="009C73D0">
      <w:pPr>
        <w:rPr>
          <w:lang w:val="en-GB"/>
        </w:rPr>
      </w:pPr>
      <w:proofErr w:type="spellStart"/>
      <w:r>
        <w:rPr>
          <w:lang w:val="en-GB"/>
        </w:rPr>
        <w:t>Psieffsoil_mixed</w:t>
      </w:r>
      <w:proofErr w:type="spellEnd"/>
      <w:r>
        <w:rPr>
          <w:lang w:val="en-GB"/>
        </w:rPr>
        <w:t>= -2485 cm</w:t>
      </w:r>
    </w:p>
    <w:p w14:paraId="66DEE12D" w14:textId="0504E84D" w:rsidR="009C05C0" w:rsidRDefault="009C05C0" w:rsidP="009C73D0">
      <w:pPr>
        <w:rPr>
          <w:lang w:val="en-GB"/>
        </w:rPr>
      </w:pPr>
      <w:r>
        <w:rPr>
          <w:noProof/>
          <w:lang w:eastAsia="de-DE"/>
        </w:rPr>
        <w:drawing>
          <wp:inline distT="0" distB="0" distL="0" distR="0" wp14:anchorId="11EB6EDE" wp14:editId="21CE5E50">
            <wp:extent cx="5324475" cy="39909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C68DAA3" w14:textId="6E919EB0" w:rsidR="009C05C0" w:rsidRDefault="0050332A" w:rsidP="009C73D0">
      <w:pPr>
        <w:rPr>
          <w:lang w:val="en-GB"/>
        </w:rPr>
      </w:pPr>
      <w:bookmarkStart w:id="20" w:name="_GoBack"/>
      <w:r>
        <w:rPr>
          <w:noProof/>
          <w:lang w:eastAsia="de-DE"/>
        </w:rPr>
        <w:lastRenderedPageBreak/>
        <w:drawing>
          <wp:inline distT="0" distB="0" distL="0" distR="0" wp14:anchorId="77840053" wp14:editId="6C114BB0">
            <wp:extent cx="5324475" cy="39909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bookmarkEnd w:id="20"/>
    </w:p>
    <w:p w14:paraId="10E89CD8" w14:textId="77777777" w:rsidR="004A7E2B" w:rsidRDefault="004A7E2B" w:rsidP="009C73D0">
      <w:pPr>
        <w:rPr>
          <w:lang w:val="en-GB"/>
        </w:rPr>
      </w:pPr>
    </w:p>
    <w:p w14:paraId="721A4360" w14:textId="77777777" w:rsidR="004D0146" w:rsidRPr="00DE0312" w:rsidRDefault="00683D0A" w:rsidP="009C73D0">
      <w:pPr>
        <w:rPr>
          <w:lang w:val="en-GB"/>
        </w:rPr>
      </w:pPr>
      <w:r w:rsidRPr="00DE0312">
        <w:rPr>
          <w:lang w:val="en-GB"/>
        </w:rPr>
        <w:t>Next steps:</w:t>
      </w:r>
    </w:p>
    <w:p w14:paraId="3AD38556" w14:textId="77777777" w:rsidR="00A9703A" w:rsidRDefault="00683D0A" w:rsidP="009C73D0">
      <w:pPr>
        <w:rPr>
          <w:lang w:val="en-GB"/>
        </w:rPr>
      </w:pPr>
      <w:r w:rsidRPr="00DE0312">
        <w:rPr>
          <w:lang w:val="en-GB"/>
        </w:rPr>
        <w:t>Show examples for realistic root systems.</w:t>
      </w:r>
    </w:p>
    <w:p w14:paraId="7F1506B0" w14:textId="14D90BBA" w:rsidR="00A9703A" w:rsidRDefault="00A9703A" w:rsidP="009C73D0">
      <w:pPr>
        <w:rPr>
          <w:lang w:val="en-GB"/>
        </w:rPr>
      </w:pPr>
      <w:r>
        <w:rPr>
          <w:lang w:val="en-GB"/>
        </w:rPr>
        <w:t>Show the impact on simulated root water uptake (therefore the approach should be implemented in Hydrus.  Can we do that?).</w:t>
      </w:r>
    </w:p>
    <w:p w14:paraId="7497ADF0" w14:textId="798FB885" w:rsidR="00683D0A" w:rsidRDefault="00683D0A" w:rsidP="009C73D0">
      <w:pPr>
        <w:rPr>
          <w:ins w:id="21" w:author="Mathieu Javaux" w:date="2019-05-29T13:53:00Z"/>
          <w:lang w:val="en-GB"/>
        </w:rPr>
      </w:pPr>
      <w:r w:rsidRPr="00DE0312">
        <w:rPr>
          <w:lang w:val="en-GB"/>
        </w:rPr>
        <w:t>Can we classify root systems into ‘big root’ or ‘parallel root’ systems? What would be the traits of the root system that define in which class the root systems fall?</w:t>
      </w:r>
      <w:r w:rsidR="00A9703A">
        <w:rPr>
          <w:lang w:val="en-GB"/>
        </w:rPr>
        <w:t xml:space="preserve"> To address these questions, it would be good it the approach could be implemented in Marshal.</w:t>
      </w:r>
    </w:p>
    <w:p w14:paraId="19A6BDC1" w14:textId="391058FA" w:rsidR="0020063E" w:rsidRDefault="0020063E" w:rsidP="009C73D0">
      <w:pPr>
        <w:rPr>
          <w:lang w:val="en-GB"/>
        </w:rPr>
      </w:pPr>
      <w:ins w:id="22" w:author="Mathieu Javaux" w:date="2019-05-29T13:53:00Z">
        <w:r>
          <w:rPr>
            <w:lang w:val="en-GB"/>
          </w:rPr>
          <w:t>How upscaling works with two root systems?</w:t>
        </w:r>
      </w:ins>
      <w:ins w:id="23" w:author="Mathieu Javaux" w:date="2019-05-29T13:54:00Z">
        <w:r>
          <w:rPr>
            <w:lang w:val="en-GB"/>
          </w:rPr>
          <w:t xml:space="preserve"> Is it just a sum for Kcomp</w:t>
        </w:r>
      </w:ins>
      <w:ins w:id="24" w:author="Mathieu Javaux" w:date="2019-05-29T14:03:00Z">
        <w:r w:rsidR="00A35133">
          <w:rPr>
            <w:lang w:val="en-GB"/>
          </w:rPr>
          <w:t>/Krs</w:t>
        </w:r>
      </w:ins>
      <w:ins w:id="25" w:author="Mathieu Javaux" w:date="2019-05-29T13:54:00Z">
        <w:r>
          <w:rPr>
            <w:lang w:val="en-GB"/>
          </w:rPr>
          <w:t>?</w:t>
        </w:r>
      </w:ins>
    </w:p>
    <w:p w14:paraId="444CBE2E" w14:textId="77777777" w:rsidR="00A9703A" w:rsidRDefault="00A9703A" w:rsidP="009C73D0">
      <w:pPr>
        <w:rPr>
          <w:lang w:val="en-GB"/>
        </w:rPr>
      </w:pPr>
    </w:p>
    <w:p w14:paraId="6009F1A9" w14:textId="77777777" w:rsidR="00A22DF4" w:rsidRDefault="00A22DF4" w:rsidP="009C73D0">
      <w:pPr>
        <w:rPr>
          <w:lang w:val="en-GB"/>
        </w:rPr>
      </w:pPr>
    </w:p>
    <w:sectPr w:rsidR="00A22DF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athieu Javaux" w:date="2019-05-29T10:53:00Z" w:initials="MJ">
    <w:p w14:paraId="47434CE6" w14:textId="2A92A4DD" w:rsidR="00581BF5" w:rsidRPr="001D62A3" w:rsidRDefault="00581BF5">
      <w:pPr>
        <w:pStyle w:val="CommentText"/>
        <w:rPr>
          <w:lang w:val="en-US"/>
        </w:rPr>
      </w:pPr>
      <w:r>
        <w:rPr>
          <w:rStyle w:val="CommentReference"/>
        </w:rPr>
        <w:annotationRef/>
      </w:r>
      <w:r w:rsidRPr="006B49CB">
        <w:rPr>
          <w:lang w:val="en-US"/>
        </w:rPr>
        <w:t xml:space="preserve">Is it the definition of Kr matrix? </w:t>
      </w:r>
      <w:proofErr w:type="spellStart"/>
      <w:r w:rsidRPr="001D62A3">
        <w:rPr>
          <w:lang w:val="en-US"/>
        </w:rPr>
        <w:t>Tob</w:t>
      </w:r>
      <w:proofErr w:type="spellEnd"/>
      <w:r w:rsidRPr="001D62A3">
        <w:rPr>
          <w:lang w:val="en-US"/>
        </w:rPr>
        <w:t xml:space="preserve"> e explained</w:t>
      </w:r>
    </w:p>
  </w:comment>
  <w:comment w:id="14" w:author="Mathieu Javaux" w:date="2019-05-29T13:34:00Z" w:initials="MJ">
    <w:p w14:paraId="3BBAF934" w14:textId="1C85D209" w:rsidR="00581BF5" w:rsidRPr="005D1B42" w:rsidRDefault="00581BF5">
      <w:pPr>
        <w:pStyle w:val="CommentText"/>
        <w:rPr>
          <w:lang w:val="en-US"/>
        </w:rPr>
      </w:pPr>
      <w:r>
        <w:rPr>
          <w:rStyle w:val="CommentReference"/>
        </w:rPr>
        <w:annotationRef/>
      </w:r>
      <w:r w:rsidRPr="005D1B42">
        <w:rPr>
          <w:lang w:val="en-US"/>
        </w:rPr>
        <w:t>Add  prim roots 1, 2 and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434CE6" w15:done="0"/>
  <w15:commentEx w15:paraId="3BBAF93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376765"/>
    <w:multiLevelType w:val="hybridMultilevel"/>
    <w:tmpl w:val="28B4EC62"/>
    <w:lvl w:ilvl="0" w:tplc="9992243A">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nsid w:val="5F6D14F6"/>
    <w:multiLevelType w:val="hybridMultilevel"/>
    <w:tmpl w:val="D2F0E428"/>
    <w:lvl w:ilvl="0" w:tplc="410A83B2">
      <w:start w:val="1"/>
      <w:numFmt w:val="bullet"/>
      <w:lvlText w:val=""/>
      <w:lvlJc w:val="left"/>
      <w:pPr>
        <w:ind w:left="720" w:hanging="360"/>
      </w:pPr>
      <w:rPr>
        <w:rFonts w:ascii="Wingdings" w:eastAsiaTheme="minorHAnsi" w:hAnsi="Wingdings" w:cstheme="minorBid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hieu Javaux">
    <w15:presenceInfo w15:providerId="AD" w15:userId="S-1-5-21-3833422039-1977871958-3486634389-16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FC9"/>
    <w:rsid w:val="00004496"/>
    <w:rsid w:val="00006F02"/>
    <w:rsid w:val="00021C37"/>
    <w:rsid w:val="00037EC7"/>
    <w:rsid w:val="00050EAE"/>
    <w:rsid w:val="00075983"/>
    <w:rsid w:val="00076ACC"/>
    <w:rsid w:val="0008196A"/>
    <w:rsid w:val="0009271C"/>
    <w:rsid w:val="000A0837"/>
    <w:rsid w:val="000A1B1D"/>
    <w:rsid w:val="000A5C0C"/>
    <w:rsid w:val="000A785D"/>
    <w:rsid w:val="000B668C"/>
    <w:rsid w:val="000C1A21"/>
    <w:rsid w:val="000C7F65"/>
    <w:rsid w:val="000D29EB"/>
    <w:rsid w:val="000E14C7"/>
    <w:rsid w:val="000E1E2B"/>
    <w:rsid w:val="000E3C68"/>
    <w:rsid w:val="000F7875"/>
    <w:rsid w:val="001010E5"/>
    <w:rsid w:val="001038B7"/>
    <w:rsid w:val="00111CF8"/>
    <w:rsid w:val="00114D46"/>
    <w:rsid w:val="00115331"/>
    <w:rsid w:val="00122F15"/>
    <w:rsid w:val="00127193"/>
    <w:rsid w:val="001373B0"/>
    <w:rsid w:val="0014658F"/>
    <w:rsid w:val="0016303B"/>
    <w:rsid w:val="00182520"/>
    <w:rsid w:val="00184091"/>
    <w:rsid w:val="001A3380"/>
    <w:rsid w:val="001A4ABE"/>
    <w:rsid w:val="001C002B"/>
    <w:rsid w:val="001C0EF5"/>
    <w:rsid w:val="001D385C"/>
    <w:rsid w:val="001D62A3"/>
    <w:rsid w:val="001E66A5"/>
    <w:rsid w:val="0020063E"/>
    <w:rsid w:val="002049FD"/>
    <w:rsid w:val="00211768"/>
    <w:rsid w:val="00215D80"/>
    <w:rsid w:val="002210EE"/>
    <w:rsid w:val="00232C83"/>
    <w:rsid w:val="00234A1D"/>
    <w:rsid w:val="00235388"/>
    <w:rsid w:val="00236090"/>
    <w:rsid w:val="002561FF"/>
    <w:rsid w:val="00261278"/>
    <w:rsid w:val="00263293"/>
    <w:rsid w:val="0026380A"/>
    <w:rsid w:val="002668CC"/>
    <w:rsid w:val="00295756"/>
    <w:rsid w:val="00295AB5"/>
    <w:rsid w:val="00297952"/>
    <w:rsid w:val="002E5B45"/>
    <w:rsid w:val="002F2EF2"/>
    <w:rsid w:val="002F64FD"/>
    <w:rsid w:val="002F7D11"/>
    <w:rsid w:val="0030755F"/>
    <w:rsid w:val="00311875"/>
    <w:rsid w:val="00314683"/>
    <w:rsid w:val="00314EB9"/>
    <w:rsid w:val="0033027F"/>
    <w:rsid w:val="003358CB"/>
    <w:rsid w:val="00336DBB"/>
    <w:rsid w:val="003374A1"/>
    <w:rsid w:val="003608E5"/>
    <w:rsid w:val="00375A39"/>
    <w:rsid w:val="003849AD"/>
    <w:rsid w:val="0039003D"/>
    <w:rsid w:val="003965ED"/>
    <w:rsid w:val="003A0133"/>
    <w:rsid w:val="003B376B"/>
    <w:rsid w:val="003C1D88"/>
    <w:rsid w:val="003C52E1"/>
    <w:rsid w:val="003F16BB"/>
    <w:rsid w:val="003F23CD"/>
    <w:rsid w:val="004235CF"/>
    <w:rsid w:val="00423DD8"/>
    <w:rsid w:val="0043716C"/>
    <w:rsid w:val="00441FD9"/>
    <w:rsid w:val="004561D4"/>
    <w:rsid w:val="00456615"/>
    <w:rsid w:val="004604D7"/>
    <w:rsid w:val="00463E4D"/>
    <w:rsid w:val="00465C0E"/>
    <w:rsid w:val="00471646"/>
    <w:rsid w:val="004719C9"/>
    <w:rsid w:val="0047751A"/>
    <w:rsid w:val="00497C74"/>
    <w:rsid w:val="004A4B00"/>
    <w:rsid w:val="004A7E2B"/>
    <w:rsid w:val="004B6593"/>
    <w:rsid w:val="004D0146"/>
    <w:rsid w:val="004D1B33"/>
    <w:rsid w:val="004D5B0C"/>
    <w:rsid w:val="004E48E5"/>
    <w:rsid w:val="004E4BA7"/>
    <w:rsid w:val="004E7F29"/>
    <w:rsid w:val="004F4E4B"/>
    <w:rsid w:val="004F731C"/>
    <w:rsid w:val="00500253"/>
    <w:rsid w:val="0050332A"/>
    <w:rsid w:val="00505A68"/>
    <w:rsid w:val="00540121"/>
    <w:rsid w:val="00545A06"/>
    <w:rsid w:val="00551DD2"/>
    <w:rsid w:val="0055685D"/>
    <w:rsid w:val="00562A64"/>
    <w:rsid w:val="00581BF5"/>
    <w:rsid w:val="005947F7"/>
    <w:rsid w:val="005A5EA2"/>
    <w:rsid w:val="005A7F56"/>
    <w:rsid w:val="005C77F3"/>
    <w:rsid w:val="005C787E"/>
    <w:rsid w:val="005D1B42"/>
    <w:rsid w:val="005E31EB"/>
    <w:rsid w:val="005E3F58"/>
    <w:rsid w:val="005E780A"/>
    <w:rsid w:val="005F08B6"/>
    <w:rsid w:val="005F440D"/>
    <w:rsid w:val="005F57BB"/>
    <w:rsid w:val="006034DF"/>
    <w:rsid w:val="00610640"/>
    <w:rsid w:val="00617C42"/>
    <w:rsid w:val="00621FB5"/>
    <w:rsid w:val="00626668"/>
    <w:rsid w:val="0063149C"/>
    <w:rsid w:val="00651E6A"/>
    <w:rsid w:val="0065248A"/>
    <w:rsid w:val="00671AD5"/>
    <w:rsid w:val="006817B6"/>
    <w:rsid w:val="00683B97"/>
    <w:rsid w:val="00683D0A"/>
    <w:rsid w:val="006B0878"/>
    <w:rsid w:val="006B49CB"/>
    <w:rsid w:val="006F366C"/>
    <w:rsid w:val="006F7BFD"/>
    <w:rsid w:val="00716E9B"/>
    <w:rsid w:val="0072193A"/>
    <w:rsid w:val="00726969"/>
    <w:rsid w:val="0075626B"/>
    <w:rsid w:val="0075640C"/>
    <w:rsid w:val="00760790"/>
    <w:rsid w:val="007653A2"/>
    <w:rsid w:val="00774CBD"/>
    <w:rsid w:val="007963A8"/>
    <w:rsid w:val="007A43AD"/>
    <w:rsid w:val="007B70C5"/>
    <w:rsid w:val="007D2FFF"/>
    <w:rsid w:val="007D316B"/>
    <w:rsid w:val="007D43FB"/>
    <w:rsid w:val="007F4ABC"/>
    <w:rsid w:val="007F5690"/>
    <w:rsid w:val="00801343"/>
    <w:rsid w:val="00801E60"/>
    <w:rsid w:val="00823036"/>
    <w:rsid w:val="0083287B"/>
    <w:rsid w:val="0083394C"/>
    <w:rsid w:val="00841123"/>
    <w:rsid w:val="00844478"/>
    <w:rsid w:val="0086007B"/>
    <w:rsid w:val="00865FA5"/>
    <w:rsid w:val="00877D2F"/>
    <w:rsid w:val="00881460"/>
    <w:rsid w:val="00882386"/>
    <w:rsid w:val="0089255A"/>
    <w:rsid w:val="008B0C7A"/>
    <w:rsid w:val="008B4791"/>
    <w:rsid w:val="008C1D7C"/>
    <w:rsid w:val="008C3D6A"/>
    <w:rsid w:val="008D27C2"/>
    <w:rsid w:val="008D3C66"/>
    <w:rsid w:val="008E649C"/>
    <w:rsid w:val="008F0631"/>
    <w:rsid w:val="008F52E3"/>
    <w:rsid w:val="00911928"/>
    <w:rsid w:val="00926B3A"/>
    <w:rsid w:val="009302AC"/>
    <w:rsid w:val="00934211"/>
    <w:rsid w:val="0094134C"/>
    <w:rsid w:val="00941C04"/>
    <w:rsid w:val="00945A32"/>
    <w:rsid w:val="009627CB"/>
    <w:rsid w:val="00973F29"/>
    <w:rsid w:val="0098649D"/>
    <w:rsid w:val="009A640B"/>
    <w:rsid w:val="009A6433"/>
    <w:rsid w:val="009B0580"/>
    <w:rsid w:val="009B3F65"/>
    <w:rsid w:val="009B5FC9"/>
    <w:rsid w:val="009C05C0"/>
    <w:rsid w:val="009C73D0"/>
    <w:rsid w:val="009D108E"/>
    <w:rsid w:val="00A04C55"/>
    <w:rsid w:val="00A05580"/>
    <w:rsid w:val="00A06847"/>
    <w:rsid w:val="00A22DF4"/>
    <w:rsid w:val="00A345DE"/>
    <w:rsid w:val="00A35133"/>
    <w:rsid w:val="00A602D4"/>
    <w:rsid w:val="00A64429"/>
    <w:rsid w:val="00A9703A"/>
    <w:rsid w:val="00A972D2"/>
    <w:rsid w:val="00AA1EF4"/>
    <w:rsid w:val="00AA2040"/>
    <w:rsid w:val="00AB0B91"/>
    <w:rsid w:val="00AC05DE"/>
    <w:rsid w:val="00AC193B"/>
    <w:rsid w:val="00AC4383"/>
    <w:rsid w:val="00AD32D9"/>
    <w:rsid w:val="00AD5FC4"/>
    <w:rsid w:val="00AD66CC"/>
    <w:rsid w:val="00AD7CC0"/>
    <w:rsid w:val="00AF4342"/>
    <w:rsid w:val="00B01C47"/>
    <w:rsid w:val="00B07110"/>
    <w:rsid w:val="00B164D3"/>
    <w:rsid w:val="00B23C2B"/>
    <w:rsid w:val="00B263C8"/>
    <w:rsid w:val="00B462E0"/>
    <w:rsid w:val="00B5345A"/>
    <w:rsid w:val="00B561D6"/>
    <w:rsid w:val="00B62881"/>
    <w:rsid w:val="00B64262"/>
    <w:rsid w:val="00B67FE3"/>
    <w:rsid w:val="00B71CD0"/>
    <w:rsid w:val="00B753BD"/>
    <w:rsid w:val="00B86634"/>
    <w:rsid w:val="00B907A5"/>
    <w:rsid w:val="00B97968"/>
    <w:rsid w:val="00BC163D"/>
    <w:rsid w:val="00BC6333"/>
    <w:rsid w:val="00BD0888"/>
    <w:rsid w:val="00BF16EA"/>
    <w:rsid w:val="00BF7AD7"/>
    <w:rsid w:val="00C0076B"/>
    <w:rsid w:val="00C10951"/>
    <w:rsid w:val="00C15E7C"/>
    <w:rsid w:val="00C23305"/>
    <w:rsid w:val="00C26D0D"/>
    <w:rsid w:val="00C3112A"/>
    <w:rsid w:val="00C41430"/>
    <w:rsid w:val="00C557D5"/>
    <w:rsid w:val="00C57ED6"/>
    <w:rsid w:val="00C711D0"/>
    <w:rsid w:val="00C8318C"/>
    <w:rsid w:val="00C95D49"/>
    <w:rsid w:val="00C96D80"/>
    <w:rsid w:val="00CB3B11"/>
    <w:rsid w:val="00CB5496"/>
    <w:rsid w:val="00CB71B0"/>
    <w:rsid w:val="00CC032E"/>
    <w:rsid w:val="00CC14E9"/>
    <w:rsid w:val="00CE1D80"/>
    <w:rsid w:val="00D05C69"/>
    <w:rsid w:val="00D06C29"/>
    <w:rsid w:val="00D17D7C"/>
    <w:rsid w:val="00D242AB"/>
    <w:rsid w:val="00D30BDD"/>
    <w:rsid w:val="00D37C3F"/>
    <w:rsid w:val="00D417AB"/>
    <w:rsid w:val="00D61239"/>
    <w:rsid w:val="00D63BD7"/>
    <w:rsid w:val="00D72A67"/>
    <w:rsid w:val="00D75149"/>
    <w:rsid w:val="00D77ACB"/>
    <w:rsid w:val="00D84574"/>
    <w:rsid w:val="00D965F8"/>
    <w:rsid w:val="00DA04EA"/>
    <w:rsid w:val="00DA1B7D"/>
    <w:rsid w:val="00DB3310"/>
    <w:rsid w:val="00DB7018"/>
    <w:rsid w:val="00DE0312"/>
    <w:rsid w:val="00DE319F"/>
    <w:rsid w:val="00DE453E"/>
    <w:rsid w:val="00DF3DBF"/>
    <w:rsid w:val="00E10BFF"/>
    <w:rsid w:val="00E15C41"/>
    <w:rsid w:val="00E20FD3"/>
    <w:rsid w:val="00E343F3"/>
    <w:rsid w:val="00E43368"/>
    <w:rsid w:val="00E54EB5"/>
    <w:rsid w:val="00E556CC"/>
    <w:rsid w:val="00E627D2"/>
    <w:rsid w:val="00E64ECC"/>
    <w:rsid w:val="00E8052C"/>
    <w:rsid w:val="00E90302"/>
    <w:rsid w:val="00EA53D3"/>
    <w:rsid w:val="00EB1FE5"/>
    <w:rsid w:val="00EB23CC"/>
    <w:rsid w:val="00EB2E8D"/>
    <w:rsid w:val="00EB354E"/>
    <w:rsid w:val="00ED6896"/>
    <w:rsid w:val="00EE0BCD"/>
    <w:rsid w:val="00EE6E2A"/>
    <w:rsid w:val="00EF7258"/>
    <w:rsid w:val="00F1130F"/>
    <w:rsid w:val="00F11C65"/>
    <w:rsid w:val="00F178D3"/>
    <w:rsid w:val="00F21A24"/>
    <w:rsid w:val="00F41F26"/>
    <w:rsid w:val="00F505E0"/>
    <w:rsid w:val="00F5497A"/>
    <w:rsid w:val="00F54E8D"/>
    <w:rsid w:val="00F662E6"/>
    <w:rsid w:val="00F66AA9"/>
    <w:rsid w:val="00F8251E"/>
    <w:rsid w:val="00F838A5"/>
    <w:rsid w:val="00F93362"/>
    <w:rsid w:val="00FA5713"/>
    <w:rsid w:val="00FC0C58"/>
    <w:rsid w:val="00FD02DC"/>
    <w:rsid w:val="00FD0366"/>
    <w:rsid w:val="00FD167B"/>
    <w:rsid w:val="00FD3AE3"/>
    <w:rsid w:val="00FD47DB"/>
    <w:rsid w:val="00FD64C3"/>
    <w:rsid w:val="00FD6646"/>
    <w:rsid w:val="4BD359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7B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09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14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5C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E90302"/>
    <w:pPr>
      <w:tabs>
        <w:tab w:val="center" w:pos="4540"/>
        <w:tab w:val="right" w:pos="9080"/>
      </w:tabs>
    </w:pPr>
    <w:rPr>
      <w:lang w:val="en-US"/>
    </w:rPr>
  </w:style>
  <w:style w:type="character" w:customStyle="1" w:styleId="MTDisplayEquationChar">
    <w:name w:val="MTDisplayEquation Char"/>
    <w:basedOn w:val="DefaultParagraphFont"/>
    <w:link w:val="MTDisplayEquation"/>
    <w:rsid w:val="00E90302"/>
    <w:rPr>
      <w:lang w:val="en-US"/>
    </w:rPr>
  </w:style>
  <w:style w:type="paragraph" w:styleId="BalloonText">
    <w:name w:val="Balloon Text"/>
    <w:basedOn w:val="Normal"/>
    <w:link w:val="BalloonTextChar"/>
    <w:uiPriority w:val="99"/>
    <w:semiHidden/>
    <w:unhideWhenUsed/>
    <w:rsid w:val="00C414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430"/>
    <w:rPr>
      <w:rFonts w:ascii="Tahoma" w:hAnsi="Tahoma" w:cs="Tahoma"/>
      <w:sz w:val="16"/>
      <w:szCs w:val="16"/>
    </w:rPr>
  </w:style>
  <w:style w:type="paragraph" w:styleId="Caption">
    <w:name w:val="caption"/>
    <w:basedOn w:val="Normal"/>
    <w:next w:val="Normal"/>
    <w:uiPriority w:val="35"/>
    <w:unhideWhenUsed/>
    <w:qFormat/>
    <w:rsid w:val="00C41430"/>
    <w:pPr>
      <w:spacing w:line="240" w:lineRule="auto"/>
    </w:pPr>
    <w:rPr>
      <w:b/>
      <w:bCs/>
      <w:color w:val="4F81BD" w:themeColor="accent1"/>
      <w:sz w:val="18"/>
      <w:szCs w:val="18"/>
    </w:rPr>
  </w:style>
  <w:style w:type="table" w:styleId="TableGrid">
    <w:name w:val="Table Grid"/>
    <w:basedOn w:val="TableNormal"/>
    <w:uiPriority w:val="59"/>
    <w:rsid w:val="000C1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0951"/>
    <w:rPr>
      <w:rFonts w:asciiTheme="majorHAnsi" w:eastAsiaTheme="majorEastAsia" w:hAnsiTheme="majorHAnsi" w:cstheme="majorBidi"/>
      <w:b/>
      <w:bCs/>
      <w:color w:val="365F91" w:themeColor="accent1" w:themeShade="BF"/>
      <w:sz w:val="28"/>
      <w:szCs w:val="28"/>
    </w:rPr>
  </w:style>
  <w:style w:type="character" w:styleId="CommentReference">
    <w:name w:val="annotation reference"/>
    <w:basedOn w:val="DefaultParagraphFont"/>
    <w:uiPriority w:val="99"/>
    <w:semiHidden/>
    <w:unhideWhenUsed/>
    <w:rsid w:val="00AC193B"/>
    <w:rPr>
      <w:sz w:val="16"/>
      <w:szCs w:val="16"/>
    </w:rPr>
  </w:style>
  <w:style w:type="paragraph" w:styleId="CommentText">
    <w:name w:val="annotation text"/>
    <w:basedOn w:val="Normal"/>
    <w:link w:val="CommentTextChar"/>
    <w:uiPriority w:val="99"/>
    <w:semiHidden/>
    <w:unhideWhenUsed/>
    <w:rsid w:val="00AC193B"/>
    <w:pPr>
      <w:spacing w:line="240" w:lineRule="auto"/>
    </w:pPr>
    <w:rPr>
      <w:sz w:val="20"/>
      <w:szCs w:val="20"/>
    </w:rPr>
  </w:style>
  <w:style w:type="character" w:customStyle="1" w:styleId="CommentTextChar">
    <w:name w:val="Comment Text Char"/>
    <w:basedOn w:val="DefaultParagraphFont"/>
    <w:link w:val="CommentText"/>
    <w:uiPriority w:val="99"/>
    <w:semiHidden/>
    <w:rsid w:val="00AC193B"/>
    <w:rPr>
      <w:sz w:val="20"/>
      <w:szCs w:val="20"/>
    </w:rPr>
  </w:style>
  <w:style w:type="paragraph" w:styleId="CommentSubject">
    <w:name w:val="annotation subject"/>
    <w:basedOn w:val="CommentText"/>
    <w:next w:val="CommentText"/>
    <w:link w:val="CommentSubjectChar"/>
    <w:uiPriority w:val="99"/>
    <w:semiHidden/>
    <w:unhideWhenUsed/>
    <w:rsid w:val="00AC193B"/>
    <w:rPr>
      <w:b/>
      <w:bCs/>
    </w:rPr>
  </w:style>
  <w:style w:type="character" w:customStyle="1" w:styleId="CommentSubjectChar">
    <w:name w:val="Comment Subject Char"/>
    <w:basedOn w:val="CommentTextChar"/>
    <w:link w:val="CommentSubject"/>
    <w:uiPriority w:val="99"/>
    <w:semiHidden/>
    <w:rsid w:val="00AC193B"/>
    <w:rPr>
      <w:b/>
      <w:bCs/>
      <w:sz w:val="20"/>
      <w:szCs w:val="20"/>
    </w:rPr>
  </w:style>
  <w:style w:type="paragraph" w:styleId="ListParagraph">
    <w:name w:val="List Paragraph"/>
    <w:basedOn w:val="Normal"/>
    <w:uiPriority w:val="34"/>
    <w:qFormat/>
    <w:rsid w:val="00B97968"/>
    <w:pPr>
      <w:ind w:left="720"/>
      <w:contextualSpacing/>
    </w:pPr>
  </w:style>
  <w:style w:type="paragraph" w:styleId="Revision">
    <w:name w:val="Revision"/>
    <w:hidden/>
    <w:uiPriority w:val="99"/>
    <w:semiHidden/>
    <w:rsid w:val="00D75149"/>
    <w:pPr>
      <w:spacing w:after="0" w:line="240" w:lineRule="auto"/>
    </w:pPr>
  </w:style>
  <w:style w:type="character" w:customStyle="1" w:styleId="Heading2Char">
    <w:name w:val="Heading 2 Char"/>
    <w:basedOn w:val="DefaultParagraphFont"/>
    <w:link w:val="Heading2"/>
    <w:uiPriority w:val="9"/>
    <w:rsid w:val="0088146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65C0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09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14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5C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E90302"/>
    <w:pPr>
      <w:tabs>
        <w:tab w:val="center" w:pos="4540"/>
        <w:tab w:val="right" w:pos="9080"/>
      </w:tabs>
    </w:pPr>
    <w:rPr>
      <w:lang w:val="en-US"/>
    </w:rPr>
  </w:style>
  <w:style w:type="character" w:customStyle="1" w:styleId="MTDisplayEquationChar">
    <w:name w:val="MTDisplayEquation Char"/>
    <w:basedOn w:val="DefaultParagraphFont"/>
    <w:link w:val="MTDisplayEquation"/>
    <w:rsid w:val="00E90302"/>
    <w:rPr>
      <w:lang w:val="en-US"/>
    </w:rPr>
  </w:style>
  <w:style w:type="paragraph" w:styleId="BalloonText">
    <w:name w:val="Balloon Text"/>
    <w:basedOn w:val="Normal"/>
    <w:link w:val="BalloonTextChar"/>
    <w:uiPriority w:val="99"/>
    <w:semiHidden/>
    <w:unhideWhenUsed/>
    <w:rsid w:val="00C414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430"/>
    <w:rPr>
      <w:rFonts w:ascii="Tahoma" w:hAnsi="Tahoma" w:cs="Tahoma"/>
      <w:sz w:val="16"/>
      <w:szCs w:val="16"/>
    </w:rPr>
  </w:style>
  <w:style w:type="paragraph" w:styleId="Caption">
    <w:name w:val="caption"/>
    <w:basedOn w:val="Normal"/>
    <w:next w:val="Normal"/>
    <w:uiPriority w:val="35"/>
    <w:unhideWhenUsed/>
    <w:qFormat/>
    <w:rsid w:val="00C41430"/>
    <w:pPr>
      <w:spacing w:line="240" w:lineRule="auto"/>
    </w:pPr>
    <w:rPr>
      <w:b/>
      <w:bCs/>
      <w:color w:val="4F81BD" w:themeColor="accent1"/>
      <w:sz w:val="18"/>
      <w:szCs w:val="18"/>
    </w:rPr>
  </w:style>
  <w:style w:type="table" w:styleId="TableGrid">
    <w:name w:val="Table Grid"/>
    <w:basedOn w:val="TableNormal"/>
    <w:uiPriority w:val="59"/>
    <w:rsid w:val="000C1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0951"/>
    <w:rPr>
      <w:rFonts w:asciiTheme="majorHAnsi" w:eastAsiaTheme="majorEastAsia" w:hAnsiTheme="majorHAnsi" w:cstheme="majorBidi"/>
      <w:b/>
      <w:bCs/>
      <w:color w:val="365F91" w:themeColor="accent1" w:themeShade="BF"/>
      <w:sz w:val="28"/>
      <w:szCs w:val="28"/>
    </w:rPr>
  </w:style>
  <w:style w:type="character" w:styleId="CommentReference">
    <w:name w:val="annotation reference"/>
    <w:basedOn w:val="DefaultParagraphFont"/>
    <w:uiPriority w:val="99"/>
    <w:semiHidden/>
    <w:unhideWhenUsed/>
    <w:rsid w:val="00AC193B"/>
    <w:rPr>
      <w:sz w:val="16"/>
      <w:szCs w:val="16"/>
    </w:rPr>
  </w:style>
  <w:style w:type="paragraph" w:styleId="CommentText">
    <w:name w:val="annotation text"/>
    <w:basedOn w:val="Normal"/>
    <w:link w:val="CommentTextChar"/>
    <w:uiPriority w:val="99"/>
    <w:semiHidden/>
    <w:unhideWhenUsed/>
    <w:rsid w:val="00AC193B"/>
    <w:pPr>
      <w:spacing w:line="240" w:lineRule="auto"/>
    </w:pPr>
    <w:rPr>
      <w:sz w:val="20"/>
      <w:szCs w:val="20"/>
    </w:rPr>
  </w:style>
  <w:style w:type="character" w:customStyle="1" w:styleId="CommentTextChar">
    <w:name w:val="Comment Text Char"/>
    <w:basedOn w:val="DefaultParagraphFont"/>
    <w:link w:val="CommentText"/>
    <w:uiPriority w:val="99"/>
    <w:semiHidden/>
    <w:rsid w:val="00AC193B"/>
    <w:rPr>
      <w:sz w:val="20"/>
      <w:szCs w:val="20"/>
    </w:rPr>
  </w:style>
  <w:style w:type="paragraph" w:styleId="CommentSubject">
    <w:name w:val="annotation subject"/>
    <w:basedOn w:val="CommentText"/>
    <w:next w:val="CommentText"/>
    <w:link w:val="CommentSubjectChar"/>
    <w:uiPriority w:val="99"/>
    <w:semiHidden/>
    <w:unhideWhenUsed/>
    <w:rsid w:val="00AC193B"/>
    <w:rPr>
      <w:b/>
      <w:bCs/>
    </w:rPr>
  </w:style>
  <w:style w:type="character" w:customStyle="1" w:styleId="CommentSubjectChar">
    <w:name w:val="Comment Subject Char"/>
    <w:basedOn w:val="CommentTextChar"/>
    <w:link w:val="CommentSubject"/>
    <w:uiPriority w:val="99"/>
    <w:semiHidden/>
    <w:rsid w:val="00AC193B"/>
    <w:rPr>
      <w:b/>
      <w:bCs/>
      <w:sz w:val="20"/>
      <w:szCs w:val="20"/>
    </w:rPr>
  </w:style>
  <w:style w:type="paragraph" w:styleId="ListParagraph">
    <w:name w:val="List Paragraph"/>
    <w:basedOn w:val="Normal"/>
    <w:uiPriority w:val="34"/>
    <w:qFormat/>
    <w:rsid w:val="00B97968"/>
    <w:pPr>
      <w:ind w:left="720"/>
      <w:contextualSpacing/>
    </w:pPr>
  </w:style>
  <w:style w:type="paragraph" w:styleId="Revision">
    <w:name w:val="Revision"/>
    <w:hidden/>
    <w:uiPriority w:val="99"/>
    <w:semiHidden/>
    <w:rsid w:val="00D75149"/>
    <w:pPr>
      <w:spacing w:after="0" w:line="240" w:lineRule="auto"/>
    </w:pPr>
  </w:style>
  <w:style w:type="character" w:customStyle="1" w:styleId="Heading2Char">
    <w:name w:val="Heading 2 Char"/>
    <w:basedOn w:val="DefaultParagraphFont"/>
    <w:link w:val="Heading2"/>
    <w:uiPriority w:val="9"/>
    <w:rsid w:val="0088146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65C0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oleObject" Target="embeddings/oleObject18.bin"/><Relationship Id="rId47" Type="http://schemas.openxmlformats.org/officeDocument/2006/relationships/image" Target="media/image20.wmf"/><Relationship Id="rId63" Type="http://schemas.openxmlformats.org/officeDocument/2006/relationships/oleObject" Target="embeddings/oleObject28.bin"/><Relationship Id="rId68" Type="http://schemas.openxmlformats.org/officeDocument/2006/relationships/image" Target="media/image31.wmf"/><Relationship Id="rId84" Type="http://schemas.openxmlformats.org/officeDocument/2006/relationships/image" Target="media/image45.emf"/><Relationship Id="rId89" Type="http://schemas.openxmlformats.org/officeDocument/2006/relationships/image" Target="media/image50.emf"/><Relationship Id="rId7" Type="http://schemas.openxmlformats.org/officeDocument/2006/relationships/image" Target="media/image1.wmf"/><Relationship Id="rId71" Type="http://schemas.openxmlformats.org/officeDocument/2006/relationships/image" Target="media/image32.emf"/><Relationship Id="rId92" Type="http://schemas.openxmlformats.org/officeDocument/2006/relationships/image" Target="media/image53.emf"/><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1.bin"/><Relationship Id="rId11" Type="http://schemas.openxmlformats.org/officeDocument/2006/relationships/image" Target="media/image3.wmf"/><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image" Target="media/image15.wmf"/><Relationship Id="rId40" Type="http://schemas.openxmlformats.org/officeDocument/2006/relationships/oleObject" Target="embeddings/oleObject17.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image" Target="media/image35.emf"/><Relationship Id="rId79" Type="http://schemas.openxmlformats.org/officeDocument/2006/relationships/image" Target="media/image40.png"/><Relationship Id="rId87" Type="http://schemas.openxmlformats.org/officeDocument/2006/relationships/image" Target="media/image48.emf"/><Relationship Id="rId102" Type="http://schemas.openxmlformats.org/officeDocument/2006/relationships/image" Target="media/image63.emf"/><Relationship Id="rId149" Type="http://schemas.microsoft.com/office/2011/relationships/people" Target="people.xml"/><Relationship Id="rId5" Type="http://schemas.openxmlformats.org/officeDocument/2006/relationships/settings" Target="settings.xml"/><Relationship Id="rId61" Type="http://schemas.openxmlformats.org/officeDocument/2006/relationships/oleObject" Target="embeddings/oleObject27.bin"/><Relationship Id="rId82" Type="http://schemas.openxmlformats.org/officeDocument/2006/relationships/image" Target="media/image43.emf"/><Relationship Id="rId90" Type="http://schemas.openxmlformats.org/officeDocument/2006/relationships/image" Target="media/image51.png"/><Relationship Id="rId95" Type="http://schemas.openxmlformats.org/officeDocument/2006/relationships/image" Target="media/image56.emf"/><Relationship Id="rId19" Type="http://schemas.openxmlformats.org/officeDocument/2006/relationships/oleObject" Target="embeddings/oleObject6.bin"/><Relationship Id="rId14" Type="http://schemas.openxmlformats.org/officeDocument/2006/relationships/oleObject" Target="embeddings/oleObject4.bin"/><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image" Target="media/image18.w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image" Target="media/image29.wmf"/><Relationship Id="rId69" Type="http://schemas.openxmlformats.org/officeDocument/2006/relationships/oleObject" Target="embeddings/oleObject31.bin"/><Relationship Id="rId77" Type="http://schemas.openxmlformats.org/officeDocument/2006/relationships/image" Target="media/image38.emf"/><Relationship Id="rId100" Type="http://schemas.openxmlformats.org/officeDocument/2006/relationships/image" Target="media/image61.emf"/><Relationship Id="rId105"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2.wmf"/><Relationship Id="rId72" Type="http://schemas.openxmlformats.org/officeDocument/2006/relationships/image" Target="media/image33.emf"/><Relationship Id="rId80" Type="http://schemas.openxmlformats.org/officeDocument/2006/relationships/image" Target="media/image41.png"/><Relationship Id="rId85" Type="http://schemas.openxmlformats.org/officeDocument/2006/relationships/image" Target="media/image46.emf"/><Relationship Id="rId93" Type="http://schemas.openxmlformats.org/officeDocument/2006/relationships/image" Target="media/image54.emf"/><Relationship Id="rId98" Type="http://schemas.openxmlformats.org/officeDocument/2006/relationships/image" Target="media/image59.emf"/><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image" Target="media/image64.emf"/><Relationship Id="rId20" Type="http://schemas.openxmlformats.org/officeDocument/2006/relationships/image" Target="media/image7.wmf"/><Relationship Id="rId41" Type="http://schemas.openxmlformats.org/officeDocument/2006/relationships/image" Target="media/image17.wmf"/><Relationship Id="rId54" Type="http://schemas.openxmlformats.org/officeDocument/2006/relationships/oleObject" Target="embeddings/oleObject24.bin"/><Relationship Id="rId62" Type="http://schemas.openxmlformats.org/officeDocument/2006/relationships/image" Target="media/image28.wmf"/><Relationship Id="rId70" Type="http://schemas.openxmlformats.org/officeDocument/2006/relationships/oleObject" Target="embeddings/oleObject32.bin"/><Relationship Id="rId75" Type="http://schemas.openxmlformats.org/officeDocument/2006/relationships/image" Target="media/image36.emf"/><Relationship Id="rId83" Type="http://schemas.openxmlformats.org/officeDocument/2006/relationships/image" Target="media/image44.emf"/><Relationship Id="rId88" Type="http://schemas.openxmlformats.org/officeDocument/2006/relationships/image" Target="media/image49.emf"/><Relationship Id="rId91" Type="http://schemas.openxmlformats.org/officeDocument/2006/relationships/image" Target="media/image52.emf"/><Relationship Id="rId96" Type="http://schemas.openxmlformats.org/officeDocument/2006/relationships/image" Target="media/image5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oleObject" Target="embeddings/oleObject15.bin"/><Relationship Id="rId49" Type="http://schemas.openxmlformats.org/officeDocument/2006/relationships/image" Target="media/image21.wmf"/><Relationship Id="rId57" Type="http://schemas.openxmlformats.org/officeDocument/2006/relationships/image" Target="media/image25.png"/><Relationship Id="rId10"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image" Target="media/image27.wmf"/><Relationship Id="rId65" Type="http://schemas.openxmlformats.org/officeDocument/2006/relationships/oleObject" Target="embeddings/oleObject29.bin"/><Relationship Id="rId73" Type="http://schemas.openxmlformats.org/officeDocument/2006/relationships/image" Target="media/image34.emf"/><Relationship Id="rId78" Type="http://schemas.openxmlformats.org/officeDocument/2006/relationships/image" Target="media/image39.emf"/><Relationship Id="rId81" Type="http://schemas.openxmlformats.org/officeDocument/2006/relationships/image" Target="media/image42.emf"/><Relationship Id="rId86" Type="http://schemas.openxmlformats.org/officeDocument/2006/relationships/image" Target="media/image47.emf"/><Relationship Id="rId94" Type="http://schemas.openxmlformats.org/officeDocument/2006/relationships/image" Target="media/image55.emf"/><Relationship Id="rId99" Type="http://schemas.openxmlformats.org/officeDocument/2006/relationships/image" Target="media/image60.emf"/><Relationship Id="rId101" Type="http://schemas.openxmlformats.org/officeDocument/2006/relationships/image" Target="media/image62.emf"/><Relationship Id="rId148"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image" Target="media/image6.wmf"/><Relationship Id="rId39" Type="http://schemas.openxmlformats.org/officeDocument/2006/relationships/image" Target="media/image16.wmf"/><Relationship Id="rId34" Type="http://schemas.openxmlformats.org/officeDocument/2006/relationships/image" Target="media/image14.wmf"/><Relationship Id="rId50" Type="http://schemas.openxmlformats.org/officeDocument/2006/relationships/oleObject" Target="embeddings/oleObject22.bin"/><Relationship Id="rId55" Type="http://schemas.openxmlformats.org/officeDocument/2006/relationships/image" Target="media/image24.wmf"/><Relationship Id="rId76" Type="http://schemas.openxmlformats.org/officeDocument/2006/relationships/image" Target="media/image37.emf"/><Relationship Id="rId97" Type="http://schemas.openxmlformats.org/officeDocument/2006/relationships/image" Target="media/image58.emf"/><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6FA103-6BEA-4EA3-B9EF-163CB38D3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3393</Words>
  <Characters>21382</Characters>
  <Application>Microsoft Office Word</Application>
  <DocSecurity>0</DocSecurity>
  <Lines>178</Lines>
  <Paragraphs>49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24726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Vanderborght</dc:creator>
  <cp:lastModifiedBy>Jan Vanderborght</cp:lastModifiedBy>
  <cp:revision>26</cp:revision>
  <dcterms:created xsi:type="dcterms:W3CDTF">2019-04-04T05:29:00Z</dcterms:created>
  <dcterms:modified xsi:type="dcterms:W3CDTF">2019-10-03T16:39:00Z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